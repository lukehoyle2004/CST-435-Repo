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3B07" w14:textId="77777777" w:rsidR="00CE42AF" w:rsidRPr="00CE42AF" w:rsidRDefault="00CE42AF" w:rsidP="00CE42AF">
      <w:pPr>
        <w:jc w:val="center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  <w:r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 xml:space="preserve">AIT-204 Topic 1 Rubric: </w:t>
      </w:r>
      <w:r w:rsidRPr="00CE42AF"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>Product 1: “Regress-It”: A Live Linear-Regression Service</w:t>
      </w:r>
    </w:p>
    <w:p w14:paraId="6D1E4DB4" w14:textId="18D71EEB" w:rsidR="00BC2F26" w:rsidRPr="00673270" w:rsidRDefault="00BC2F26" w:rsidP="00CE42AF">
      <w:pPr>
        <w:tabs>
          <w:tab w:val="right" w:pos="10800"/>
        </w:tabs>
        <w:spacing w:after="240"/>
        <w:rPr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749"/>
        <w:gridCol w:w="2321"/>
        <w:gridCol w:w="2321"/>
        <w:gridCol w:w="2321"/>
        <w:gridCol w:w="2321"/>
        <w:gridCol w:w="2321"/>
      </w:tblGrid>
      <w:tr w:rsidR="00480FAC" w14:paraId="6D1E4DBB" w14:textId="77777777" w:rsidTr="00480FAC">
        <w:tc>
          <w:tcPr>
            <w:tcW w:w="70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5" w14:textId="0CC4B13E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60" w:type="pct"/>
          </w:tcPr>
          <w:p w14:paraId="7381B61E" w14:textId="783EA270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% Value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6" w14:textId="0DC630EE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Unsatisfactory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7" w14:textId="5EB6B435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Insufficient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8" w14:textId="7A9D3BD5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Approaching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9" w14:textId="34133107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Acceptable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A" w14:textId="4F48776B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480FAC" w14:paraId="769BB64F" w14:textId="77777777" w:rsidTr="00480FAC">
        <w:tc>
          <w:tcPr>
            <w:tcW w:w="70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C0FFC" w14:textId="24B49C5F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 xml:space="preserve">% </w:t>
            </w:r>
            <w:commentRangeStart w:id="0"/>
            <w:commentRangeStart w:id="49"/>
            <w:r w:rsidRPr="00D44A29">
              <w:rPr>
                <w:b/>
                <w:bCs/>
                <w:sz w:val="20"/>
                <w:szCs w:val="20"/>
              </w:rPr>
              <w:t>Scaling</w:t>
            </w:r>
            <w:commentRangeEnd w:id="0"/>
            <w:r w:rsidR="00D6499B" w:rsidRPr="00D44A29">
              <w:rPr>
                <w:rStyle w:val="CommentReference"/>
                <w:b/>
                <w:bCs/>
                <w:sz w:val="20"/>
                <w:szCs w:val="20"/>
              </w:rPr>
              <w:commentReference w:id="0"/>
            </w:r>
            <w:commentRangeEnd w:id="49"/>
            <w:r>
              <w:rPr>
                <w:rStyle w:val="CommentReference"/>
              </w:rPr>
              <w:commentReference w:id="49"/>
            </w:r>
          </w:p>
        </w:tc>
        <w:tc>
          <w:tcPr>
            <w:tcW w:w="260" w:type="pct"/>
          </w:tcPr>
          <w:p w14:paraId="64AA7A0F" w14:textId="77777777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E33E6" w14:textId="6464DB2A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9FA57" w14:textId="1620B762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65%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591C7" w14:textId="4CE92F20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665A5" w14:textId="478056F7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85%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6496D" w14:textId="4F00833E" w:rsidR="00480FAC" w:rsidRPr="00D44A29" w:rsidRDefault="00480FAC" w:rsidP="00673270">
            <w:pPr>
              <w:jc w:val="center"/>
              <w:rPr>
                <w:b/>
                <w:bCs/>
                <w:sz w:val="20"/>
                <w:szCs w:val="20"/>
              </w:rPr>
            </w:pPr>
            <w:r w:rsidRPr="00D44A29"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480FAC" w:rsidRPr="0098311A" w14:paraId="6D1E4DC7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C" w14:textId="77777777" w:rsidR="00480FAC" w:rsidRPr="00D44A29" w:rsidRDefault="00480FAC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Gradient Descent &amp; Chain Rule Derivation</w:t>
            </w:r>
          </w:p>
        </w:tc>
        <w:tc>
          <w:tcPr>
            <w:tcW w:w="260" w:type="pct"/>
          </w:tcPr>
          <w:p w14:paraId="19E46569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1" w:author="Isac Artzi" w:date="2026-08-24T12:00:00Z">
              <w:r>
                <w:t xml:space="preserve">12%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BE" w14:textId="5C595006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gradient descent and chain rule derivation is missing</w:t>
            </w:r>
            <w:ins w:id="1" w:author="Annemarie Burns (GCE)" w:date="2026-08-14T11:39:00Z" w16du:dateUtc="2026-08-14T18:39:00Z">
              <w:r w:rsidR="00BF30E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, incomplete or incorrect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0" w14:textId="412B10D0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gradient descent and chain rule derivation is provided with notational errors and lacks worked examples linking the chain rule to backpropagation.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2" w14:textId="0FDE412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gradient descent and chain rule derivation are covered, but the connection from the chain rule to the gradient updates lacks clarity or precision.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4" w14:textId="7FC25801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gradient descent and chain rule derivation is clearly explained with correct notation and a small, worked example showing the chain rule in action.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6" w14:textId="77BE926B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gradient descent and chain rule derivation is detailed and comprehensive, with rigorous notation, an end-to-end worked example, and a clear narrative tying gradients to convergence behavior.</w:t>
            </w:r>
          </w:p>
        </w:tc>
      </w:tr>
      <w:tr w:rsidR="00480FAC" w:rsidRPr="0098311A" w14:paraId="6D1E4DD3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8" w14:textId="7CE1984A" w:rsidR="00480FAC" w:rsidRPr="00D44A29" w:rsidRDefault="00480FAC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del w:id="9009" w:author="Isac Artzi" w:date="2026-08-24T12:00:00Z">
              <w:r w:rsidRPr="00D44A29">
                <w:rPr>
                  <w:rFonts w:ascii="Times New Roman" w:eastAsiaTheme="minorHAnsi" w:hAnsi="Times New Roman" w:cstheme="minorBidi"/>
                  <w:b/>
                  <w:bCs/>
                  <w:kern w:val="2"/>
                  <w:sz w:val="20"/>
                  <w:szCs w:val="20"/>
                  <w14:ligatures w14:val="standardContextual"/>
                </w:rPr>
                <w:delText xml:space="preserve">Three-Cloud Architecture </w:delText>
              </w:r>
            </w:del>
            <w:commentRangeStart w:id="2"/>
            <w:commentRangeStart w:id="50"/>
            <w:del w:id="3" w:author="Annemarie Burns (GCE)" w:date="2026-08-14T11:40:00Z" w16du:dateUtc="2026-08-14T18:40:00Z">
              <w:r w:rsidRPr="00D44A29" w:rsidDel="00D3269B">
                <w:rPr>
                  <w:rFonts w:ascii="Times New Roman" w:eastAsiaTheme="minorHAnsi" w:hAnsi="Times New Roman" w:cstheme="minorBidi"/>
                  <w:b/>
                  <w:bCs/>
                  <w:kern w:val="2"/>
                  <w:sz w:val="20"/>
                  <w:szCs w:val="20"/>
                  <w14:ligatures w14:val="standardContextual"/>
                </w:rPr>
                <w:delText>(Streamlit + FastAPI + Supabase)</w:delText>
              </w:r>
              <w:commentRangeEnd w:id="2"/>
              <w:r w:rsidR="00D3269B" w:rsidRPr="00D44A29" w:rsidDel="00D3269B">
                <w:rPr>
                  <w:rStyle w:val="CommentReference"/>
                  <w:rFonts w:ascii="Times New Roman" w:eastAsiaTheme="minorHAnsi" w:hAnsi="Times New Roman" w:cstheme="minorBidi"/>
                  <w:b/>
                  <w:bCs/>
                  <w:kern w:val="2"/>
                  <w:sz w:val="20"/>
                  <w:szCs w:val="20"/>
                  <w14:ligatures w14:val="standardContextual"/>
                </w:rPr>
                <w:commentReference w:id="2"/>
              </w:r>
              <w:commentRangeEnd w:id="50"/>
              <w:r>
                <w:rPr>
                  <w:rStyle w:val="CommentReference"/>
                </w:rPr>
                <w:commentReference w:id="50"/>
              </w:r>
            </w:del>
            <w:ins w:id="9010" w:author="Isac Artzi" w:date="2026-08-24T12:00:00Z">
              <w:r>
                <w:t xml:space="preserve">Three-Tier Cloud Architecture (Interface, Model Service, Data Layer)</w:t>
              </w:r>
            </w:ins>
          </w:p>
        </w:tc>
        <w:tc>
          <w:tcPr>
            <w:tcW w:w="260" w:type="pct"/>
          </w:tcPr>
          <w:p w14:paraId="336BBDC0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2" w:author="Isac Artzi" w:date="2026-08-24T12:00:00Z">
              <w:r>
                <w:t xml:space="preserve">12%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A" w14:textId="22020069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three-cloud architecture is missing or </w:t>
            </w:r>
            <w:del w:id="4" w:author="Annemarie Burns (GCE)" w:date="2026-08-14T11:39:00Z" w16du:dateUtc="2026-08-14T18:39:00Z">
              <w:r w:rsidRPr="00D44A29" w:rsidDel="00BF30E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only one</w:delText>
              </w:r>
            </w:del>
            <w:ins w:id="5" w:author="Annemarie Burns (GCE)" w:date="2026-08-14T11:39:00Z" w16du:dateUtc="2026-08-14T18:39:00Z">
              <w:r w:rsidR="00BF30E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less than 3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tier</w:t>
            </w:r>
            <w:ins w:id="6" w:author="Annemarie Burns (GCE)" w:date="2026-08-14T11:39:00Z" w16du:dateUtc="2026-08-14T18:39:00Z">
              <w:r w:rsidR="00BF30E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s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del w:id="7" w:author="Annemarie Burns (GCE)" w:date="2026-08-14T11:39:00Z" w16du:dateUtc="2026-08-14T18:39:00Z">
              <w:r w:rsidRPr="00D44A29" w:rsidDel="00BF30E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is </w:delText>
              </w:r>
            </w:del>
            <w:ins w:id="8" w:author="Annemarie Burns (GCE)" w:date="2026-08-14T11:39:00Z" w16du:dateUtc="2026-08-14T18:39:00Z">
              <w:r w:rsidR="00BF30E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are</w:t>
              </w:r>
              <w:r w:rsidR="00BF30EA" w:rsidRPr="00D44A2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 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implemented.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C" w14:textId="492A4991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All three-cloud tiers exist but the data flow is unclear and one or more deployments are not reachable at submission time.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CE" w14:textId="0400FFF9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All three-cloud tiers are deployed and reachable, but boundaries leak</w:t>
            </w:r>
            <w:del w:id="9" w:author="Annemarie Burns (GCE)" w:date="2026-08-14T11:40:00Z" w16du:dateUtc="2026-08-14T18:40:00Z">
              <w:r w:rsidRPr="00D44A29" w:rsidDel="00D3269B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 (e.g., Streamlit imports the model in-process or speaks SQL with the service-role key)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0" w14:textId="784E8185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del w:id="9011" w:author="Isac Artzi" w:date="2026-08-24T12:00:00Z">
              <w:r w:rsidRPr="00D44A2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All three-cloud tiers are deployed, reachable, and respect the boundary </w:delText>
              </w:r>
            </w:del>
            <w:del w:id="10" w:author="Annemarie Burns (GCE)" w:date="2026-08-14T11:40:00Z" w16du:dateUtc="2026-08-14T18:40:00Z">
              <w:r w:rsidRPr="00D44A29" w:rsidDel="00D3269B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(Streamlit → FastAPI → Supabase)</w:delText>
              </w:r>
            </w:del>
            <w:del w:id="9012" w:author="Isac Artzi" w:date="2026-08-24T12:00:00Z">
              <w:r w:rsidRPr="00D44A2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, with documented URLs and a </w:delText>
              </w:r>
            </w:del>
            <w:commentRangeStart w:id="11"/>
            <w:commentRangeStart w:id="51"/>
            <w:del w:id="9013" w:author="Isac Artzi" w:date="2026-08-24T12:00:00Z">
              <w:r w:rsidRPr="00D44A2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working /healthz.</w:delText>
              </w:r>
            </w:del>
            <w:commentRangeEnd w:id="11"/>
            <w:del w:id="9014" w:author="Isac Artzi" w:date="2026-08-24T12:00:00Z">
              <w:r w:rsidR="00D3269B" w:rsidRPr="00D44A29">
                <w:rPr>
                  <w:rStyle w:val="CommentReference"/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commentReference w:id="11"/>
              </w:r>
              <w:commentRangeEnd w:id="51"/>
              <w:r>
                <w:rPr>
                  <w:rStyle w:val="CommentReference"/>
                </w:rPr>
                <w:commentReference w:id="51"/>
              </w:r>
            </w:del>
            <w:ins w:id="9015" w:author="Isac Artzi" w:date="2026-08-24T12:00:00Z">
              <w:r>
                <w:t xml:space="preserve">All three tiers are deployed and reachable, and each stays in its lane: no model code runs in the interface tier and no SQL is issued from it. The three URLs are documented in the README and /healthz returns 200.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2" w14:textId="6ADF5FC3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All three-cloud tiers are deployed with clean separation of concerns, secrets handled via environment variables, anon-key reads</w:t>
            </w:r>
            <w:del w:id="12" w:author="Annemarie Burns (GCE)" w:date="2026-08-14T11:41:00Z" w16du:dateUtc="2026-08-14T18:41:00Z">
              <w:r w:rsidRPr="00D44A29" w:rsidDel="0068127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 in Streamlit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, and an architecture diagram in the README that matches reality.</w:t>
            </w:r>
          </w:p>
        </w:tc>
      </w:tr>
      <w:tr w:rsidR="00480FAC" w:rsidRPr="0098311A" w14:paraId="6D1E4DDF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4" w14:textId="77777777" w:rsidR="00480FAC" w:rsidRPr="00D44A29" w:rsidRDefault="00480FAC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PyTorch Training Loop &amp; Hyperparameter Effects</w:t>
            </w:r>
          </w:p>
        </w:tc>
        <w:tc>
          <w:tcPr>
            <w:tcW w:w="260" w:type="pct"/>
          </w:tcPr>
          <w:p w14:paraId="646E7E1B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3" w:author="Isac Artzi" w:date="2026-08-24T12:00:00Z">
              <w:r>
                <w:t xml:space="preserve">12%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6" w14:textId="70BED7EC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Training loop is missing or does not run.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8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Training loop runs but ignores configurable hyperparameters or fails on certain settings.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A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Training loop runs and accepts hyperparameters, but the analysis of learning-rate effects is shallow.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C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Training loop is clean, hyperparameters are exposed, and the converging vs. diverging learning-rate examples are clearly documented.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DE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Training loop is production-quality, hyperparameters are validated, and the analysis includes screenshots of the deployed app showing both the divergent and convergent regimes with crisp commentary.</w:t>
            </w:r>
          </w:p>
        </w:tc>
      </w:tr>
      <w:tr w:rsidR="00480FAC" w:rsidRPr="0098311A" w14:paraId="6D1E4DEB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0" w14:textId="77777777" w:rsidR="00480FAC" w:rsidRPr="00D44A29" w:rsidRDefault="00480FAC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lastRenderedPageBreak/>
              <w:t>Held-Out Evaluation Metrics (MSE / MAE / R²)</w:t>
            </w:r>
          </w:p>
        </w:tc>
        <w:tc>
          <w:tcPr>
            <w:tcW w:w="260" w:type="pct"/>
          </w:tcPr>
          <w:p w14:paraId="708D66D6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4" w:author="Isac Artzi" w:date="2026-08-24T12:00:00Z">
              <w:r>
                <w:t xml:space="preserve">12%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2" w14:textId="3ABD7DB4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No </w:t>
            </w:r>
            <w:del w:id="13" w:author="Annemarie Burns (GCE)" w:date="2026-08-14T11:55:00Z" w16du:dateUtc="2026-08-14T18:55:00Z">
              <w:r w:rsidRPr="00D44A29" w:rsidDel="000F39D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The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held-out evaluation metrics are </w:t>
            </w:r>
            <w:ins w:id="14" w:author="Annemarie Burns (GCE)" w:date="2026-08-14T12:00:00Z" w16du:dateUtc="2026-08-14T19:00:00Z">
              <w:r w:rsidR="000E0C75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accurately 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computed or reported.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4" w14:textId="7D9D4E82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held-out evaluation metrics are computed but on the training set, or with notational errors that misrepresent performance.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6" w14:textId="1C3EBF3D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held-out evaluation metrics are computed on a held-out split but the trade-offs between MSE, MAE, and R² are not discussed.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8" w14:textId="133E090E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held-out evaluation metrics are computed correctly on a 20% held-out split, returned by FastAPI, and briefly interpreted.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A" w14:textId="3C4C4D06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held-out evaluation metrics are computed </w:t>
            </w:r>
            <w:ins w:id="15" w:author="Annemarie Burns (GCE)" w:date="2026-08-14T11:57:00Z" w16du:dateUtc="2026-08-14T18:57:00Z">
              <w:r w:rsidR="00C564F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correctly 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on the held-out </w:t>
            </w:r>
            <w:del w:id="16" w:author="Annemarie Burns (GCE)" w:date="2026-08-14T11:57:00Z" w16du:dateUtc="2026-08-14T18:57:00Z">
              <w:r w:rsidRPr="00D44A29" w:rsidDel="00C564F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split</w:delText>
              </w:r>
            </w:del>
            <w:ins w:id="17" w:author="Annemarie Burns (GCE)" w:date="2026-08-14T11:57:00Z" w16du:dateUtc="2026-08-14T18:57:00Z">
              <w:r w:rsidR="00C564F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dataset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,</w:t>
            </w:r>
            <w:ins w:id="18" w:author="Annemarie Burns (GCE)" w:date="2026-08-14T11:57:00Z" w16du:dateUtc="2026-08-14T18:57:00Z">
              <w:r w:rsidR="00C564F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 saved in a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persiste</w:t>
            </w:r>
            <w:ins w:id="19" w:author="Annemarie Burns (GCE)" w:date="2026-08-14T11:57:00Z" w16du:dateUtc="2026-08-14T18:57:00Z">
              <w:r w:rsidR="00C564F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nt and reprod</w:t>
              </w:r>
              <w:r w:rsidR="008668F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ucible way</w:t>
              </w:r>
            </w:ins>
            <w:ins w:id="20" w:author="Annemarie Burns (GCE)" w:date="2026-08-14T11:58:00Z" w16du:dateUtc="2026-08-14T18:58:00Z">
              <w:r w:rsidR="008668F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, presented in </w:t>
              </w:r>
              <w:commentRangeStart w:id="21"/>
              <w:commentRangeStart w:id="52"/>
              <w:r w:rsidR="008668F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the</w:t>
              </w:r>
            </w:ins>
            <w:commentRangeEnd w:id="21"/>
            <w:r w:rsidR="00470972">
              <w:rPr>
                <w:rStyle w:val="CommentReference"/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commentReference w:id="21"/>
            </w:r>
            <w:commentRangeEnd w:id="52"/>
            <w:r>
              <w:rPr>
                <w:rStyle w:val="CommentReference"/>
              </w:rPr>
              <w:commentReference w:id="52"/>
            </w:r>
            <w:ins w:id="22" w:author="Annemarie Burns (GCE)" w:date="2026-08-14T11:58:00Z" w16du:dateUtc="2026-08-14T18:58:00Z">
              <w:r w:rsidR="008668F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 user-facing interface/report</w:t>
              </w:r>
            </w:ins>
            <w:del w:id="23" w:author="Annemarie Burns (GCE)" w:date="2026-08-14T11:57:00Z" w16du:dateUtc="2026-08-14T18:57:00Z">
              <w:r w:rsidRPr="00D44A29" w:rsidDel="00C564F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d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del w:id="24" w:author="Annemarie Burns (GCE)" w:date="2026-08-14T11:57:00Z" w16du:dateUtc="2026-08-14T18:57:00Z">
              <w:r w:rsidRPr="00D44A29" w:rsidDel="008668F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to Supabase, surfaced in Streamlit,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and accompanied by a clear discussion of when each metric is preferable and how it shapes the gradient.</w:t>
            </w:r>
          </w:p>
        </w:tc>
      </w:tr>
      <w:tr w:rsidR="00480FAC" w:rsidRPr="0098311A" w14:paraId="6D1E4DF7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C" w14:textId="45C3CCA3" w:rsidR="00480FAC" w:rsidRPr="00D44A29" w:rsidRDefault="00480FAC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del w:id="25" w:author="Annemarie Burns (GCE)" w:date="2026-08-14T12:04:00Z" w16du:dateUtc="2026-08-14T19:04:00Z">
              <w:r w:rsidRPr="00D44A29" w:rsidDel="00F052D7">
                <w:rPr>
                  <w:rFonts w:ascii="Times New Roman" w:eastAsiaTheme="minorHAnsi" w:hAnsi="Times New Roman" w:cstheme="minorBidi"/>
                  <w:b/>
                  <w:bCs/>
                  <w:kern w:val="2"/>
                  <w:sz w:val="20"/>
                  <w:szCs w:val="20"/>
                  <w14:ligatures w14:val="standardContextual"/>
                </w:rPr>
                <w:delText xml:space="preserve">Supabase </w:delText>
              </w:r>
            </w:del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Schema and Run Persistence</w:t>
            </w:r>
          </w:p>
        </w:tc>
        <w:tc>
          <w:tcPr>
            <w:tcW w:w="260" w:type="pct"/>
          </w:tcPr>
          <w:p w14:paraId="7FB7B363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5" w:author="Isac Artzi" w:date="2026-08-24T12:00:00Z">
              <w:r>
                <w:t xml:space="preserve">10%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EE" w14:textId="04E371C6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No </w:t>
            </w:r>
            <w:del w:id="26" w:author="Annemarie Burns (GCE)" w:date="2026-08-14T12:04:00Z" w16du:dateUtc="2026-08-14T19:04:00Z">
              <w:r w:rsidRPr="00D44A29" w:rsidDel="00F052D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Supabase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schema or run persistence is implemented.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0" w14:textId="31663F3F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 </w:t>
            </w:r>
            <w:del w:id="27" w:author="Annemarie Burns (GCE)" w:date="2026-08-14T12:04:00Z" w16du:dateUtc="2026-08-14T19:04:00Z">
              <w:r w:rsidRPr="00D44A29" w:rsidDel="00F052D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Supabase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schema exists but run persistence migrations are not reproducible or required tables </w:t>
            </w:r>
            <w:del w:id="28" w:author="Annemarie Burns (GCE)" w:date="2026-08-14T12:06:00Z" w16du:dateUtc="2026-08-14T19:06:00Z">
              <w:r w:rsidRPr="00D44A29" w:rsidDel="0055274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(datasets, runs, predictions)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are missing.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2" w14:textId="6F48C3A3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</w:t>
            </w:r>
            <w:del w:id="29" w:author="Annemarie Burns (GCE)" w:date="2026-08-14T12:04:00Z" w16du:dateUtc="2026-08-14T19:04:00Z">
              <w:r w:rsidRPr="00D44A29" w:rsidDel="00F052D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Supabase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schema and run persistence migrations create the required tables but </w:t>
            </w:r>
            <w:ins w:id="30" w:author="Annemarie Burns (GCE)" w:date="2026-08-14T12:06:00Z" w16du:dateUtc="2026-08-14T19:06:00Z">
              <w:r w:rsidR="0055274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the </w:t>
              </w:r>
            </w:ins>
            <w:ins w:id="31" w:author="Annemarie Burns (GCE)" w:date="2026-08-14T12:06:00Z">
              <w:r w:rsidR="0055274A" w:rsidRPr="0055274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application/service layer</w:t>
              </w:r>
            </w:ins>
            <w:ins w:id="32" w:author="Rebecca Shapiro (GCE)" w:date="2026-08-21T06:17:00Z" w16du:dateUtc="2026-08-21T13:17:00Z">
              <w:r w:rsidR="00FC24B4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 </w:t>
              </w:r>
            </w:ins>
            <w:del w:id="33" w:author="Annemarie Burns (GCE)" w:date="2026-08-14T12:06:00Z" w16du:dateUtc="2026-08-14T19:06:00Z">
              <w:r w:rsidRPr="00D44A29" w:rsidDel="0055274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FastAPI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does not reliably write run records or read datasets back out.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4" w14:textId="58644D6F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</w:t>
            </w:r>
            <w:del w:id="34" w:author="Annemarie Burns (GCE)" w:date="2026-08-14T12:04:00Z" w16du:dateUtc="2026-08-14T19:04:00Z">
              <w:r w:rsidRPr="00D44A29" w:rsidDel="00F052D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Supabase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schema and run persistence migrations are reproducible, </w:t>
            </w:r>
            <w:ins w:id="35" w:author="Annemarie Burns (GCE)" w:date="2026-08-14T12:05:00Z">
              <w:r w:rsidR="00F60C47" w:rsidRPr="00F60C4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the application/service layer correctly </w:t>
              </w:r>
            </w:ins>
            <w:del w:id="36" w:author="Annemarie Burns (GCE)" w:date="2026-08-14T12:05:00Z" w16du:dateUtc="2026-08-14T19:05:00Z">
              <w:r w:rsidRPr="00D44A29" w:rsidDel="00F60C4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FastAPI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writes and reads the expected </w:t>
            </w:r>
            <w:del w:id="37" w:author="Annemarie Burns (GCE)" w:date="2026-08-14T12:05:00Z" w16du:dateUtc="2026-08-14T19:05:00Z">
              <w:r w:rsidRPr="00D44A29" w:rsidDel="00F60C4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rows</w:delText>
              </w:r>
            </w:del>
            <w:ins w:id="38" w:author="Annemarie Burns (GCE)" w:date="2026-08-14T12:05:00Z" w16du:dateUtc="2026-08-14T19:05:00Z">
              <w:r w:rsidR="00F60C4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records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, and </w:t>
            </w:r>
            <w:ins w:id="39" w:author="Annemarie Burns (GCE)" w:date="2026-08-14T12:05:00Z" w16du:dateUtc="2026-08-14T19:05:00Z">
              <w:r w:rsidR="009268A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the </w:t>
              </w:r>
            </w:ins>
            <w:ins w:id="40" w:author="Annemarie Burns (GCE)" w:date="2026-08-14T12:05:00Z">
              <w:del w:id="9018" w:author="Isac Artzi" w:date="2026-08-24T12:00:00Z">
                <w:r w:rsidR="009268AA" w:rsidRPr="009268AA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 xml:space="preserve">user-facing interface</w:delText>
                </w:r>
              </w:del>
              <w:ins w:id="9019" w:author="Isac Artzi" w:date="2026-08-24T12:00:00Z">
                <w:r w:rsidR="009268AA" w:rsidRPr="009268AA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t xml:space="preserve">user-facing interface surfaces</w:t>
                </w:r>
              </w:ins>
            </w:ins>
            <w:del w:id="41" w:author="Annemarie Burns (GCE)" w:date="2026-08-14T12:05:00Z" w16du:dateUtc="2026-08-14T19:05:00Z">
              <w:r w:rsidRPr="00D44A29" w:rsidDel="009268A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Streamlit </w:delText>
              </w:r>
            </w:del>
            <w:del w:id="9020" w:author="Isac Artzi" w:date="2026-08-24T12:00:00Z">
              <w:r w:rsidRPr="00D44A2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surfaces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a working ‘Run History’ tab.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6" w14:textId="71F98D6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</w:t>
            </w:r>
            <w:del w:id="42" w:author="Annemarie Burns (GCE)" w:date="2026-08-14T12:04:00Z" w16du:dateUtc="2026-08-14T19:04:00Z">
              <w:r w:rsidRPr="00D44A29" w:rsidDel="00F052D7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Supabase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schema is normalized and documented in the README, migrations are idempotent and version-controlled, and the run-history view supports sorting and filters with clear labels.</w:t>
            </w:r>
          </w:p>
        </w:tc>
      </w:tr>
      <w:tr w:rsidR="00480FAC" w:rsidRPr="0098311A" w14:paraId="6D1E4E03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8" w14:textId="77777777" w:rsidR="00480FAC" w:rsidRPr="00D44A29" w:rsidRDefault="00480FAC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Code Execution and Functionality</w:t>
            </w:r>
          </w:p>
        </w:tc>
        <w:tc>
          <w:tcPr>
            <w:tcW w:w="260" w:type="pct"/>
          </w:tcPr>
          <w:p w14:paraId="77140C1F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6" w:author="Isac Artzi" w:date="2026-08-24T12:00:00Z">
              <w:r>
                <w:t xml:space="preserve">10%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A" w14:textId="03628EFC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Code does not execute or fails most tests.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C" w14:textId="5447776A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executes with frequent issues; pytest tests are missing or fail.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DFE" w14:textId="5759013E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executes with some issues; tests cover only schema validation.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0" w14:textId="363CA81B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code executes with minimal issues, all required pytest tests pass </w:t>
            </w:r>
            <w:del w:id="43" w:author="Annemarie Burns (GCE)" w:date="2026-08-14T12:07:00Z" w16du:dateUtc="2026-08-14T19:07:00Z">
              <w:r w:rsidRPr="00D44A29" w:rsidDel="00C1255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(schema, /healthz, slope recovery, Supabase round-trip)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2" w14:textId="2A5E6F28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executes flawlessly. The CI is green on every push, and tests cover both happy-path and at least one failure path of the three-cloud stack.</w:t>
            </w:r>
          </w:p>
        </w:tc>
      </w:tr>
      <w:tr w:rsidR="00480FAC" w:rsidRPr="0098311A" w14:paraId="6D1E4E0F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4" w14:textId="48B839CE" w:rsidR="00480FAC" w:rsidRPr="00D44A29" w:rsidRDefault="00673270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Professional Documentation</w:t>
            </w:r>
          </w:p>
        </w:tc>
        <w:tc>
          <w:tcPr>
            <w:tcW w:w="260" w:type="pct"/>
          </w:tcPr>
          <w:p w14:paraId="29B315F4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7" w:author="Isac Artzi" w:date="2026-08-24T12:00:00Z">
              <w:r>
                <w:t xml:space="preserve">8%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6" w14:textId="4533BCB2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missing</w:t>
            </w:r>
            <w:ins w:id="44" w:author="Annemarie Burns (GCE)" w:date="2026-08-14T12:08:00Z" w16du:dateUtc="2026-08-14T19:08:00Z">
              <w:r w:rsidR="00A824EF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 or </w:t>
              </w:r>
            </w:ins>
            <w:ins w:id="45" w:author="Annemarie Burns (GCE)" w:date="2026-08-14T12:07:00Z" w16du:dateUtc="2026-08-14T19:07:00Z">
              <w:r w:rsidR="00A824EF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incorrect</w:t>
              </w:r>
            </w:ins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8" w14:textId="1EF808B9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incomplete or unclear; the README does not link the deployment URLs.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A" w14:textId="4BF17148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documentation covers the basics </w:t>
            </w:r>
            <w:del w:id="46" w:author="Annemarie Burns (GCE)" w:date="2026-08-14T12:07:00Z" w16du:dateUtc="2026-08-14T19:07:00Z">
              <w:r w:rsidRPr="00D44A29" w:rsidDel="00C1255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(pitch, run instructions) 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but the model card is missing or sparse.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C" w14:textId="5CE66E43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detailed; README pitch, deployment URLs, and model card are present and link out to a running app.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0E" w14:textId="59DD6EF3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documentation is comprehensive, including a clear product pitch, all three deployment URLs, a complete model card </w:t>
            </w:r>
            <w:del w:id="47" w:author="Annemarie Burns (GCE)" w:date="2026-08-14T12:08:00Z" w16du:dateUtc="2026-08-14T19:08:00Z">
              <w:r w:rsidRPr="00D44A29" w:rsidDel="00A824EF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(intended use, training data, limitations, foreseeable misuse)</w:delText>
              </w:r>
            </w:del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, and a ‘Data persisted / Data not persisted’ </w:t>
            </w: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 xml:space="preserve">section.</w:t>
            </w:r>
            <w:del w:id="9016" w:author="Isac Artzi" w:date="2026-08-24T12:00:00Z">
              <w:r w:rsidRPr="00D44A2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lastRenderedPageBreak/>
                <w:delText xml:space="preserve"> </w:delText>
              </w:r>
            </w:del>
            <w:commentRangeStart w:id="48"/>
            <w:commentRangeStart w:id="53"/>
            <w:del w:id="9017" w:author="Isac Artzi" w:date="2026-08-24T12:00:00Z">
              <w:r w:rsidRPr="00D44A29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If submitted as a team, also includes a per-member individual-contribution statement and a per-member video-walkthrough link.</w:delText>
              </w:r>
            </w:del>
            <w:commentRangeEnd w:id="48"/>
            <w:r w:rsidR="00B024DD" w:rsidRPr="00D44A29">
              <w:rPr>
                <w:rStyle w:val="CommentReference"/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commentReference w:id="48"/>
            </w:r>
            <w:commentRangeEnd w:id="53"/>
            <w:r>
              <w:rPr>
                <w:rStyle w:val="CommentReference"/>
              </w:rPr>
              <w:commentReference w:id="53"/>
            </w:r>
          </w:p>
        </w:tc>
      </w:tr>
      <w:tr w:rsidR="00673270" w:rsidRPr="0098311A" w14:paraId="5F003B46" w14:textId="77777777" w:rsidTr="00673270">
        <w:tc>
          <w:tcPr>
            <w:tcW w:w="70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C4310" w14:textId="1A849C08" w:rsidR="00673270" w:rsidRPr="00D44A29" w:rsidRDefault="00673270" w:rsidP="00673270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lastRenderedPageBreak/>
              <w:t>Participation and Contribution</w:t>
            </w:r>
          </w:p>
        </w:tc>
        <w:tc>
          <w:tcPr>
            <w:tcW w:w="260" w:type="pct"/>
          </w:tcPr>
          <w:p w14:paraId="2D657DC7" w14:textId="6C629C58" w:rsidR="00673270" w:rsidRPr="00D44A29" w:rsidRDefault="00673270" w:rsidP="00673270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16%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70147" w14:textId="1E14DA13" w:rsidR="00673270" w:rsidRPr="00D44A29" w:rsidRDefault="00673270" w:rsidP="00673270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Participation is evident but insufficient, with limited follow-through, uneven contribution, or preventable gaps that reduce overall product quality.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8CD4C" w14:textId="20FED95B" w:rsidR="00673270" w:rsidRPr="00D44A29" w:rsidRDefault="00673270" w:rsidP="00673270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Participation demonstrates minimal contribution, with inconsistent follow-through or limited evidence of sustained engagement in required work.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8A18B" w14:textId="6BE5325A" w:rsidR="00673270" w:rsidRPr="00D44A29" w:rsidRDefault="00673270" w:rsidP="00673270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Participation demonstrates partial contribution, with most required work completed but uneven effort, timeliness, or ownership.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A2F88" w14:textId="52C98CAC" w:rsidR="00673270" w:rsidRPr="00D44A29" w:rsidRDefault="00673270" w:rsidP="00673270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Participation demonstrates clear contribution, with required work completed and communicated, but minor gaps in consistency, initiative, or follow-through.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E4CAB" w14:textId="19268491" w:rsidR="00673270" w:rsidRPr="00D44A29" w:rsidRDefault="00673270" w:rsidP="00673270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Participation consistently demonstrates strong ownership, timely follow-through, and meaningful contribution to all required work as an individual or as part of a team.</w:t>
            </w:r>
          </w:p>
        </w:tc>
      </w:tr>
      <w:tr w:rsidR="00480FAC" w:rsidRPr="0098311A" w14:paraId="6D1E4E1B" w14:textId="77777777" w:rsidTr="00480FAC">
        <w:tc>
          <w:tcPr>
            <w:tcW w:w="70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10" w14:textId="77777777" w:rsidR="00480FAC" w:rsidRPr="00D44A29" w:rsidRDefault="00480FAC" w:rsidP="00480FAC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Ethical Consideration</w:t>
            </w:r>
          </w:p>
        </w:tc>
        <w:tc>
          <w:tcPr>
            <w:tcW w:w="260" w:type="pct"/>
          </w:tcPr>
          <w:p w14:paraId="4F88C015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8" w:author="Isac Artzi" w:date="2026-08-24T12:00:00Z">
              <w:r>
                <w:t xml:space="preserve">8%</w:t>
              </w:r>
            </w:ins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12" w14:textId="53AA83A2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Ethical considerations are missing.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14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Basic ethical considerations are mentioned but lack depth and do not engage the worldview reflection requirement.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16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Ethical considerations are identified but the discussion of transparent reporting to non-technical stakeholders lacks specifics.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18" w14:textId="6AB8CE8A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Ethical considerations, including a worldview reflection on honest reporting of model limitations is detailed and present.</w:t>
            </w:r>
          </w:p>
        </w:tc>
        <w:tc>
          <w:tcPr>
            <w:tcW w:w="806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4E1A" w14:textId="77777777" w:rsidR="00480FAC" w:rsidRPr="00D44A29" w:rsidRDefault="00480FAC" w:rsidP="00480FAC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D44A29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Ethical considerations are comprehensive, including a substantive Christian-worldview reflection on stewardship and honest disclosure that connects directly to specific limitations of the deployed product.</w:t>
            </w:r>
          </w:p>
        </w:tc>
      </w:tr>
    </w:tbl>
    <w:p w14:paraId="6D1E4E1C" w14:textId="77777777" w:rsidR="0020304D" w:rsidRPr="0098311A" w:rsidRDefault="0020304D">
      <w:pPr>
        <w:rPr>
          <w:rFonts w:ascii="Times New Roman" w:eastAsiaTheme="minorHAnsi" w:hAnsi="Times New Roman" w:cstheme="minorBidi"/>
          <w:kern w:val="2"/>
          <w:sz w:val="24"/>
          <w:szCs w:val="22"/>
          <w14:ligatures w14:val="standardContextual"/>
        </w:rPr>
      </w:pPr>
    </w:p>
    <w:sectPr w:rsidR="0020304D" w:rsidRPr="0098311A" w:rsidSect="005D2938">
      <w:headerReference w:type="default" r:id="rId14"/>
      <w:footerReference w:type="default" r:id="rId15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emarie Burns (GCE)" w:date="2026-08-14T12:21:00Z" w:initials="AB">
    <w:p w14:paraId="79C91FA1" w14:textId="4043F859" w:rsidR="00D6499B" w:rsidRDefault="00D6499B">
      <w:pPr>
        <w:pStyle w:val="CommentText"/>
      </w:pPr>
      <w:r>
        <w:rPr>
          <w:rStyle w:val="CommentReference"/>
        </w:rPr>
        <w:annotationRef/>
      </w:r>
      <w:r>
        <w:t>Percentages missing throughout rubric</w:t>
      </w:r>
    </w:p>
  </w:comment>
  <w:comment w:id="2" w:author="Annemarie Burns (GCE)" w:date="2026-08-14T11:39:00Z" w:initials="AB">
    <w:p w14:paraId="40CDC32E" w14:textId="6C726E74" w:rsidR="00D3269B" w:rsidRDefault="00D3269B">
      <w:pPr>
        <w:pStyle w:val="CommentText"/>
      </w:pPr>
      <w:r>
        <w:rPr>
          <w:rStyle w:val="CommentReference"/>
        </w:rPr>
        <w:annotationRef/>
      </w:r>
      <w:r>
        <w:t>Suggest removing this in case we need to change clouds in the future</w:t>
      </w:r>
    </w:p>
  </w:comment>
  <w:comment w:id="11" w:author="Annemarie Burns (GCE)" w:date="2026-08-14T11:41:00Z" w:initials="AB">
    <w:p w14:paraId="1ED6842E" w14:textId="6233DEED" w:rsidR="00D3269B" w:rsidRDefault="00D3269B">
      <w:pPr>
        <w:pStyle w:val="CommentText"/>
      </w:pPr>
      <w:r>
        <w:rPr>
          <w:rStyle w:val="CommentReference"/>
        </w:rPr>
        <w:annotationRef/>
      </w:r>
      <w:r>
        <w:t>What does this mean?</w:t>
      </w:r>
    </w:p>
  </w:comment>
  <w:comment w:id="21" w:author="Annemarie Burns (GCE)" w:date="2026-08-14T11:58:00Z" w:initials="AB">
    <w:p w14:paraId="05B10C95" w14:textId="65A14474" w:rsidR="00470972" w:rsidRDefault="00470972">
      <w:pPr>
        <w:pStyle w:val="CommentText"/>
      </w:pPr>
      <w:r>
        <w:rPr>
          <w:rStyle w:val="CommentReference"/>
        </w:rPr>
        <w:annotationRef/>
      </w:r>
      <w:r>
        <w:t xml:space="preserve">Made these changes to remove specific technology </w:t>
      </w:r>
    </w:p>
  </w:comment>
  <w:comment w:id="48" w:author="Annemarie Burns (GCE)" w:date="2026-08-14T12:09:00Z" w:initials="AB">
    <w:p w14:paraId="0FC29C85" w14:textId="5575B1ED" w:rsidR="00B024DD" w:rsidRDefault="00B024DD">
      <w:pPr>
        <w:pStyle w:val="CommentText"/>
      </w:pPr>
      <w:r>
        <w:rPr>
          <w:rStyle w:val="CommentReference"/>
        </w:rPr>
        <w:annotationRef/>
      </w:r>
      <w:r>
        <w:t xml:space="preserve">This part gives me pause since some students may not have to do this… </w:t>
      </w:r>
    </w:p>
  </w:comment>
  <w:comment w:id="49" w:author="Isac Artzi" w:date="2026-08-24T12:00:00Z" w:initials="IA">
    <w:p w14:paraId="C695EE65" w14:textId="D0DD3436">
      <w:pPr>
        <w:pStyle w:val="CommentText"/>
      </w:pPr>
      <w:r>
        <w:rPr>
          <w:rStyle w:val="CommentReference"/>
        </w:rPr>
        <w:annotationRef/>
      </w:r>
      <w:r>
        <w:t xml:space="preserve">Added. Rows 2-5 carry 12% each, the deployment criterion and Code Execution 10% each, Documentation and Ethical Consideration 8% each, Participation stays at 16%. Same scheme across all seven rubrics.</w:t>
      </w:r>
    </w:p>
  </w:comment>
  <w:comment w:id="50" w:author="Isac Artzi" w:date="2026-08-24T12:00:00Z" w:initials="IA">
    <w:p w14:paraId="6D578409" w14:textId="6D4C15BF">
      <w:pPr>
        <w:pStyle w:val="CommentText"/>
      </w:pPr>
      <w:r>
        <w:rPr>
          <w:rStyle w:val="CommentReference"/>
        </w:rPr>
        <w:annotationRef/>
      </w:r>
      <w:r>
        <w:t xml:space="preserve">Keep the concept, drop the brand from the criterion name — renamed to “Three-Tier Cloud Architecture (Interface, Model Service, Data Layer).” The specific clouds stay in the assignment, where they can be changed in one place.</w:t>
      </w:r>
    </w:p>
  </w:comment>
  <w:comment w:id="51" w:author="Isac Artzi" w:date="2026-08-24T12:00:00Z" w:initials="IA">
    <w:p w14:paraId="46582056" w14:textId="31261DAB">
      <w:pPr>
        <w:pStyle w:val="CommentText"/>
      </w:pPr>
      <w:r>
        <w:rPr>
          <w:rStyle w:val="CommentReference"/>
        </w:rPr>
        <w:annotationRef/>
      </w:r>
      <w:r>
        <w:t xml:space="preserve">It means each tier stays in its lane. Reworded: no model code in the interface tier, no SQL issued from it, three URLs documented, /healthz returns 200.</w:t>
      </w:r>
    </w:p>
  </w:comment>
  <w:comment w:id="52" w:author="Isac Artzi" w:date="2026-08-24T12:00:00Z" w:initials="IA">
    <w:p w14:paraId="6901435E" w14:textId="00121B77">
      <w:pPr>
        <w:pStyle w:val="CommentText"/>
      </w:pPr>
      <w:r>
        <w:rPr>
          <w:rStyle w:val="CommentReference"/>
        </w:rPr>
        <w:annotationRef/>
      </w:r>
      <w:r>
        <w:t xml:space="preserve">Agreed. Keep your edits.</w:t>
      </w:r>
    </w:p>
  </w:comment>
  <w:comment w:id="53" w:author="Isac Artzi" w:date="2026-08-24T12:00:00Z" w:initials="IA">
    <w:p w14:paraId="CE40ABC1" w14:textId="FD9B577E">
      <w:pPr>
        <w:pStyle w:val="CommentText"/>
      </w:pPr>
      <w:r>
        <w:rPr>
          <w:rStyle w:val="CommentReference"/>
        </w:rPr>
        <w:annotationRef/>
      </w:r>
      <w:r>
        <w:t xml:space="preserve">Fair point. Product 1 is individual, so the team clause never applies here — removed. It stays in the CLC rubrics for Topics 2 through 7.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C91FA1" w15:done="0"/>
  <w15:commentEx w15:paraId="40CDC32E" w15:done="0"/>
  <w15:commentEx w15:paraId="1ED6842E" w15:done="0"/>
  <w15:commentEx w15:paraId="05B10C95" w15:done="0"/>
  <w15:commentEx w15:paraId="0FC29C85" w15:done="0"/>
  <w15:commentEx w15:paraId="C695EE65" w15:paraIdParent="79C91FA1" w15:done="0"/>
  <w15:commentEx w15:paraId="6D578409" w15:paraIdParent="40CDC32E" w15:done="0"/>
  <w15:commentEx w15:paraId="46582056" w15:paraIdParent="1ED6842E" w15:done="0"/>
  <w15:commentEx w15:paraId="6901435E" w15:paraIdParent="05B10C95" w15:done="0"/>
  <w15:commentEx w15:paraId="CE40ABC1" w15:paraIdParent="0FC29C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BA6891" w16cex:dateUtc="2026-08-14T19:21:00Z"/>
  <w16cex:commentExtensible w16cex:durableId="1CE9FFDF" w16cex:dateUtc="2026-08-14T18:39:00Z"/>
  <w16cex:commentExtensible w16cex:durableId="24765AF6" w16cex:dateUtc="2026-08-14T18:41:00Z"/>
  <w16cex:commentExtensible w16cex:durableId="751E7A40" w16cex:dateUtc="2026-08-14T18:58:00Z"/>
  <w16cex:commentExtensible w16cex:durableId="3E5B5612" w16cex:dateUtc="2026-08-14T1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C91FA1" w16cid:durableId="41BA6891"/>
  <w16cid:commentId w16cid:paraId="40CDC32E" w16cid:durableId="1CE9FFDF"/>
  <w16cid:commentId w16cid:paraId="1ED6842E" w16cid:durableId="24765AF6"/>
  <w16cid:commentId w16cid:paraId="05B10C95" w16cid:durableId="751E7A40"/>
  <w16cid:commentId w16cid:paraId="0FC29C85" w16cid:durableId="3E5B5612"/>
  <w16cid:commentId w16cid:paraId="C695EE65" w16cid:durableId="E08D997A"/>
  <w16cid:commentId w16cid:paraId="6D578409" w16cid:durableId="3DB27A64"/>
  <w16cid:commentId w16cid:paraId="46582056" w16cid:durableId="B12AE12D"/>
  <w16cid:commentId w16cid:paraId="6901435E" w16cid:durableId="7694EC1B"/>
  <w16cid:commentId w16cid:paraId="CE40ABC1" w16cid:durableId="513BF4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F1CE" w14:textId="77777777" w:rsidR="007C5C62" w:rsidRDefault="007C5C62">
      <w:r>
        <w:separator/>
      </w:r>
    </w:p>
  </w:endnote>
  <w:endnote w:type="continuationSeparator" w:id="0">
    <w:p w14:paraId="4EE6F8F6" w14:textId="77777777" w:rsidR="007C5C62" w:rsidRDefault="007C5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4E1C" w14:textId="77777777" w:rsidR="00BC2F26" w:rsidRDefault="00F4079E">
    <w:pPr>
      <w:jc w:val="center"/>
    </w:pPr>
    <w:r>
      <w:rPr>
        <w:color w:val="888888"/>
        <w:sz w:val="16"/>
        <w:szCs w:val="16"/>
      </w:rPr>
      <w:t>© 2026.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5C0B" w14:textId="77777777" w:rsidR="007C5C62" w:rsidRDefault="007C5C62">
      <w:r>
        <w:separator/>
      </w:r>
    </w:p>
  </w:footnote>
  <w:footnote w:type="continuationSeparator" w:id="0">
    <w:p w14:paraId="79C27B6D" w14:textId="77777777" w:rsidR="007C5C62" w:rsidRDefault="007C5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858D" w14:textId="778C1388" w:rsidR="00F36DC1" w:rsidRDefault="00F36DC1">
    <w:pPr>
      <w:pStyle w:val="Header"/>
    </w:pPr>
    <w:r w:rsidRPr="00C96FA7">
      <w:rPr>
        <w:noProof/>
      </w:rPr>
      <w:drawing>
        <wp:inline distT="0" distB="0" distL="0" distR="0" wp14:anchorId="53D633ED" wp14:editId="5B92FE1C">
          <wp:extent cx="2752725" cy="619125"/>
          <wp:effectExtent l="0" t="0" r="9525" b="9525"/>
          <wp:docPr id="612470386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470386" name="Picture 1" descr="A black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766B1"/>
    <w:multiLevelType w:val="hybridMultilevel"/>
    <w:tmpl w:val="DAC66A40"/>
    <w:lvl w:ilvl="0" w:tplc="8A2AECAC">
      <w:start w:val="1"/>
      <w:numFmt w:val="bullet"/>
      <w:lvlText w:val="●"/>
      <w:lvlJc w:val="left"/>
      <w:pPr>
        <w:ind w:left="720" w:hanging="360"/>
      </w:pPr>
    </w:lvl>
    <w:lvl w:ilvl="1" w:tplc="4BF2DA38">
      <w:start w:val="1"/>
      <w:numFmt w:val="bullet"/>
      <w:lvlText w:val="○"/>
      <w:lvlJc w:val="left"/>
      <w:pPr>
        <w:ind w:left="1440" w:hanging="360"/>
      </w:pPr>
    </w:lvl>
    <w:lvl w:ilvl="2" w:tplc="24181588">
      <w:start w:val="1"/>
      <w:numFmt w:val="bullet"/>
      <w:lvlText w:val="■"/>
      <w:lvlJc w:val="left"/>
      <w:pPr>
        <w:ind w:left="2160" w:hanging="360"/>
      </w:pPr>
    </w:lvl>
    <w:lvl w:ilvl="3" w:tplc="6AD866BA">
      <w:start w:val="1"/>
      <w:numFmt w:val="bullet"/>
      <w:lvlText w:val="●"/>
      <w:lvlJc w:val="left"/>
      <w:pPr>
        <w:ind w:left="2880" w:hanging="360"/>
      </w:pPr>
    </w:lvl>
    <w:lvl w:ilvl="4" w:tplc="64A22C36">
      <w:start w:val="1"/>
      <w:numFmt w:val="bullet"/>
      <w:lvlText w:val="○"/>
      <w:lvlJc w:val="left"/>
      <w:pPr>
        <w:ind w:left="3600" w:hanging="360"/>
      </w:pPr>
    </w:lvl>
    <w:lvl w:ilvl="5" w:tplc="5F7EFC6E">
      <w:start w:val="1"/>
      <w:numFmt w:val="bullet"/>
      <w:lvlText w:val="■"/>
      <w:lvlJc w:val="left"/>
      <w:pPr>
        <w:ind w:left="4320" w:hanging="360"/>
      </w:pPr>
    </w:lvl>
    <w:lvl w:ilvl="6" w:tplc="99AE41EA">
      <w:start w:val="1"/>
      <w:numFmt w:val="bullet"/>
      <w:lvlText w:val="●"/>
      <w:lvlJc w:val="left"/>
      <w:pPr>
        <w:ind w:left="5040" w:hanging="360"/>
      </w:pPr>
    </w:lvl>
    <w:lvl w:ilvl="7" w:tplc="0A7A6FDA">
      <w:start w:val="1"/>
      <w:numFmt w:val="bullet"/>
      <w:lvlText w:val="●"/>
      <w:lvlJc w:val="left"/>
      <w:pPr>
        <w:ind w:left="5760" w:hanging="360"/>
      </w:pPr>
    </w:lvl>
    <w:lvl w:ilvl="8" w:tplc="87C2B69C">
      <w:start w:val="1"/>
      <w:numFmt w:val="bullet"/>
      <w:lvlText w:val="●"/>
      <w:lvlJc w:val="left"/>
      <w:pPr>
        <w:ind w:left="6480" w:hanging="360"/>
      </w:pPr>
    </w:lvl>
  </w:abstractNum>
  <w:num w:numId="1" w16cid:durableId="60215590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emarie Burns (GCE)">
    <w15:presenceInfo w15:providerId="AD" w15:userId="S::Annemarie.Burns@gce.com::f1784f7c-0316-434a-bc1b-2a7d5797b53b"/>
  </w15:person>
  <w15:person w15:author="Rebecca Shapiro (GCE)">
    <w15:presenceInfo w15:providerId="AD" w15:userId="S::Rebecca.Shapiro@gce.com::ec003100-745e-4486-a104-f67f4648eb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F26"/>
    <w:rsid w:val="00035EAD"/>
    <w:rsid w:val="000B28B7"/>
    <w:rsid w:val="000E0C75"/>
    <w:rsid w:val="000F39D9"/>
    <w:rsid w:val="001E1B86"/>
    <w:rsid w:val="0020304D"/>
    <w:rsid w:val="00215FE0"/>
    <w:rsid w:val="002E6BA0"/>
    <w:rsid w:val="00470972"/>
    <w:rsid w:val="00480FAC"/>
    <w:rsid w:val="0055274A"/>
    <w:rsid w:val="005D2938"/>
    <w:rsid w:val="00643EA9"/>
    <w:rsid w:val="00673270"/>
    <w:rsid w:val="00681276"/>
    <w:rsid w:val="00691A1E"/>
    <w:rsid w:val="006A37F8"/>
    <w:rsid w:val="006B5D67"/>
    <w:rsid w:val="007C5C62"/>
    <w:rsid w:val="007E309E"/>
    <w:rsid w:val="008668F9"/>
    <w:rsid w:val="008B2D70"/>
    <w:rsid w:val="009268AA"/>
    <w:rsid w:val="00937B6F"/>
    <w:rsid w:val="0097701D"/>
    <w:rsid w:val="0098311A"/>
    <w:rsid w:val="009A7D99"/>
    <w:rsid w:val="00A64114"/>
    <w:rsid w:val="00A824EF"/>
    <w:rsid w:val="00AC7D03"/>
    <w:rsid w:val="00AE37EB"/>
    <w:rsid w:val="00AF393C"/>
    <w:rsid w:val="00B024DD"/>
    <w:rsid w:val="00B36479"/>
    <w:rsid w:val="00B738F9"/>
    <w:rsid w:val="00BC2F26"/>
    <w:rsid w:val="00BC7456"/>
    <w:rsid w:val="00BF30EA"/>
    <w:rsid w:val="00C1255E"/>
    <w:rsid w:val="00C564FE"/>
    <w:rsid w:val="00C9756C"/>
    <w:rsid w:val="00CE42AF"/>
    <w:rsid w:val="00D3269B"/>
    <w:rsid w:val="00D44A29"/>
    <w:rsid w:val="00D6499B"/>
    <w:rsid w:val="00F052D7"/>
    <w:rsid w:val="00F36DC1"/>
    <w:rsid w:val="00F4079E"/>
    <w:rsid w:val="00F57297"/>
    <w:rsid w:val="00F60C47"/>
    <w:rsid w:val="00F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E4DB4"/>
  <w15:docId w15:val="{7F2C06C1-0BF9-4514-ACA4-1A7B39CB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6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6DC1"/>
  </w:style>
  <w:style w:type="paragraph" w:styleId="Footer">
    <w:name w:val="footer"/>
    <w:basedOn w:val="Normal"/>
    <w:link w:val="FooterChar"/>
    <w:uiPriority w:val="99"/>
    <w:unhideWhenUsed/>
    <w:rsid w:val="00F36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DC1"/>
  </w:style>
  <w:style w:type="paragraph" w:styleId="Revision">
    <w:name w:val="Revision"/>
    <w:hidden/>
    <w:uiPriority w:val="99"/>
    <w:semiHidden/>
    <w:rsid w:val="00AC7D03"/>
  </w:style>
  <w:style w:type="character" w:styleId="CommentReference">
    <w:name w:val="annotation reference"/>
    <w:basedOn w:val="DefaultParagraphFont"/>
    <w:uiPriority w:val="99"/>
    <w:semiHidden/>
    <w:unhideWhenUsed/>
    <w:rsid w:val="00D326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26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26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6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6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3b59848-949a-4ed4-8036-feb011ce2b52">
      <Terms xmlns="http://schemas.microsoft.com/office/infopath/2007/PartnerControls"/>
    </lcf76f155ced4ddcb4097134ff3c332f>
    <_Flow_SignoffStatus xmlns="b3b59848-949a-4ed4-8036-feb011ce2b52" xsi:nil="true"/>
    <TaxCatchAll xmlns="37d47695-dda2-48a2-87bc-2a1f7ac7fe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2D19B44CEB84096BF732DE0C55A0F" ma:contentTypeVersion="2381" ma:contentTypeDescription="Create a new document." ma:contentTypeScope="" ma:versionID="60d70802ba3b2fd5fc57ef360dbea8e6">
  <xsd:schema xmlns:xsd="http://www.w3.org/2001/XMLSchema" xmlns:xs="http://www.w3.org/2001/XMLSchema" xmlns:p="http://schemas.microsoft.com/office/2006/metadata/properties" xmlns:ns1="http://schemas.microsoft.com/sharepoint/v3" xmlns:ns2="b3b59848-949a-4ed4-8036-feb011ce2b52" xmlns:ns3="37d47695-dda2-48a2-87bc-2a1f7ac7fedc" targetNamespace="http://schemas.microsoft.com/office/2006/metadata/properties" ma:root="true" ma:fieldsID="11b016fb20446eff80a72bef3d65e9bc" ns1:_="" ns2:_="" ns3:_="">
    <xsd:import namespace="http://schemas.microsoft.com/sharepoint/v3"/>
    <xsd:import namespace="b3b59848-949a-4ed4-8036-feb011ce2b52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59848-949a-4ed4-8036-feb011ce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4B4BC2-F8B8-4577-9EF1-84449374AB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F270E1-EED3-4F77-9288-F0CDB31B6CD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b59848-949a-4ed4-8036-feb011ce2b52"/>
    <ds:schemaRef ds:uri="37d47695-dda2-48a2-87bc-2a1f7ac7fedc"/>
  </ds:schemaRefs>
</ds:datastoreItem>
</file>

<file path=customXml/itemProps3.xml><?xml version="1.0" encoding="utf-8"?>
<ds:datastoreItem xmlns:ds="http://schemas.openxmlformats.org/officeDocument/2006/customXml" ds:itemID="{8D7A5CDF-78C1-456B-B742-7C4AB04F9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b59848-949a-4ed4-8036-feb011ce2b52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998</Words>
  <Characters>5692</Characters>
  <Application>Microsoft Office Word</Application>
  <DocSecurity>0</DocSecurity>
  <Lines>47</Lines>
  <Paragraphs>13</Paragraphs>
  <ScaleCrop>false</ScaleCrop>
  <Company>Grand Canyon Education</Company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Regression and Differentiation Essentials — Rubric</dc:title>
  <dc:creator>Grand Canyon University — College of Engineering and Technology</dc:creator>
  <cp:lastModifiedBy>Rebecca Shapiro (GCE)</cp:lastModifiedBy>
  <cp:revision>37</cp:revision>
  <dcterms:created xsi:type="dcterms:W3CDTF">2026-05-27T05:35:00Z</dcterms:created>
  <dcterms:modified xsi:type="dcterms:W3CDTF">2026-08-21T13:17:00Z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0x01010022A2D19B44CEB84096BF732DE0C55A0F</vt:lpwstr>
  </property>
  <property fmtid="{D5CDD505-2E9C-101B-9397-08002B2CF9AE}" pid="3" name="MediaServiceImageTags">
    <vt:lpwstr/>
  </property>
</Properties>
</file>