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871B" w14:textId="77777777" w:rsidR="00FF10A6" w:rsidRDefault="00FF10A6" w:rsidP="00ED2477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</w:p>
    <w:p w14:paraId="5DE7152C" w14:textId="3A9474AB" w:rsidR="00ED2477" w:rsidRPr="00ED2477" w:rsidRDefault="00ED2477" w:rsidP="00ED2477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  <w:r w:rsidRPr="0010152F"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>AIT-204 Topic 7 Rubric: CLC - Product 7: “GenStudio”: A Generative Sampling Service with a Provenance 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0"/>
        <w:gridCol w:w="798"/>
        <w:gridCol w:w="2298"/>
        <w:gridCol w:w="2298"/>
        <w:gridCol w:w="2298"/>
        <w:gridCol w:w="2379"/>
        <w:gridCol w:w="2379"/>
      </w:tblGrid>
      <w:tr w:rsidR="0066229B" w:rsidRPr="007476F3" w14:paraId="37C7616A" w14:textId="77777777" w:rsidTr="0010152F">
        <w:trPr>
          <w:trHeight w:val="367"/>
        </w:trPr>
        <w:tc>
          <w:tcPr>
            <w:tcW w:w="687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5F" w14:textId="04E8C6A9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56" w:type="pct"/>
          </w:tcPr>
          <w:p w14:paraId="512C5CC5" w14:textId="5AEA2D6F" w:rsidR="0066229B" w:rsidRPr="00FF10A6" w:rsidRDefault="0066229B" w:rsidP="0066229B">
            <w:pPr>
              <w:spacing w:before="60"/>
              <w:rPr>
                <w:sz w:val="20"/>
                <w:szCs w:val="20"/>
              </w:rPr>
            </w:pPr>
            <w:r w:rsidRPr="00FF10A6">
              <w:rPr>
                <w:sz w:val="20"/>
                <w:szCs w:val="20"/>
              </w:rPr>
              <w:t>% Value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1" w14:textId="594B46C0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Unsatisfactory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3" w14:textId="37E62950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Insufficient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5" w14:textId="13CBBBAE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Approaching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7" w14:textId="340A6293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Acceptable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9" w14:textId="2E1CC79C" w:rsidR="0066229B" w:rsidRPr="00FF10A6" w:rsidRDefault="00FD6625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Target</w:t>
            </w:r>
          </w:p>
        </w:tc>
      </w:tr>
      <w:tr w:rsidR="0066229B" w:rsidRPr="007476F3" w14:paraId="65F8E61D" w14:textId="77777777" w:rsidTr="0010152F">
        <w:trPr>
          <w:trHeight w:val="331"/>
        </w:trPr>
        <w:tc>
          <w:tcPr>
            <w:tcW w:w="687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2DAAF" w14:textId="6B374E81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b/>
                <w:bCs/>
                <w:sz w:val="20"/>
                <w:szCs w:val="20"/>
              </w:rPr>
              <w:t>% Scaling</w:t>
            </w:r>
          </w:p>
        </w:tc>
        <w:tc>
          <w:tcPr>
            <w:tcW w:w="256" w:type="pct"/>
            <w:tcBorders>
              <w:bottom w:val="single" w:sz="4" w:space="0" w:color="auto"/>
            </w:tcBorders>
          </w:tcPr>
          <w:p w14:paraId="6B25D921" w14:textId="1C8F86C1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del w:id="9029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0</w:delText>
              </w:r>
            </w:del>
            <w:commentRangeStart w:id="0"/>
            <w:commentRangeStart w:id="29"/>
            <w:del w:id="9030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%</w:delText>
              </w:r>
            </w:del>
            <w:commentRangeEnd w:id="0"/>
            <w:r w:rsidR="00930601" w:rsidRPr="00FF10A6">
              <w:rPr>
                <w:rStyle w:val="CommentReference"/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commentReference w:id="0"/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  <w:tc>
          <w:tcPr>
            <w:tcW w:w="811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C17C8" w14:textId="5837A103" w:rsidR="0066229B" w:rsidRPr="00FF10A6" w:rsidRDefault="00FD6625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0</w:t>
            </w:r>
            <w:r w:rsidR="0066229B" w:rsidRPr="00FF10A6">
              <w:rPr>
                <w:sz w:val="20"/>
                <w:szCs w:val="20"/>
              </w:rPr>
              <w:t>%</w:t>
            </w:r>
          </w:p>
        </w:tc>
        <w:tc>
          <w:tcPr>
            <w:tcW w:w="811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933F1" w14:textId="034E69AE" w:rsidR="0066229B" w:rsidRPr="00FF10A6" w:rsidRDefault="00FD6625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65</w:t>
            </w:r>
            <w:r w:rsidR="0066229B" w:rsidRPr="00FF10A6">
              <w:rPr>
                <w:sz w:val="20"/>
                <w:szCs w:val="20"/>
              </w:rPr>
              <w:t>%</w:t>
            </w:r>
          </w:p>
        </w:tc>
        <w:tc>
          <w:tcPr>
            <w:tcW w:w="811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A67B1" w14:textId="7D0C66B4" w:rsidR="0066229B" w:rsidRPr="00FF10A6" w:rsidRDefault="00FD6625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7</w:t>
            </w:r>
            <w:r w:rsidR="0066229B" w:rsidRPr="00FF10A6">
              <w:rPr>
                <w:sz w:val="20"/>
                <w:szCs w:val="20"/>
              </w:rPr>
              <w:t>5%</w:t>
            </w:r>
          </w:p>
        </w:tc>
        <w:tc>
          <w:tcPr>
            <w:tcW w:w="811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89B30" w14:textId="12286D48" w:rsidR="0066229B" w:rsidRPr="00FF10A6" w:rsidRDefault="00FD6625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85</w:t>
            </w:r>
            <w:r w:rsidR="0066229B" w:rsidRPr="00FF10A6">
              <w:rPr>
                <w:sz w:val="20"/>
                <w:szCs w:val="20"/>
              </w:rPr>
              <w:t>%</w:t>
            </w:r>
          </w:p>
        </w:tc>
        <w:tc>
          <w:tcPr>
            <w:tcW w:w="812" w:type="pct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64884" w14:textId="225AD1AF" w:rsidR="0066229B" w:rsidRPr="00FF10A6" w:rsidRDefault="00FD6625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100%</w:t>
            </w:r>
          </w:p>
        </w:tc>
      </w:tr>
      <w:tr w:rsidR="0066229B" w:rsidRPr="007476F3" w14:paraId="70286010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B8C01" w14:textId="479C2E83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ELBO Derivation &amp; DDPM Forward/Reverse Process</w:t>
            </w:r>
          </w:p>
        </w:tc>
        <w:tc>
          <w:tcPr>
            <w:tcW w:w="256" w:type="pct"/>
          </w:tcPr>
          <w:p w14:paraId="2FACF4FD" w14:textId="77777777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1" w:author="Isac Artzi" w:date="2026-08-24T12:00:00Z">
              <w:r>
                <w:t xml:space="preserve">12%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6FAB2" w14:textId="15246114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Derivation of ELBO and DDPM forward/reverse processes is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C73EE" w14:textId="579DE514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basic ELBO derivation is provided with errors; the role of the KL term or the noise-prediction MSE is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82F33" w14:textId="2D21D649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ELBO derivation is covered but the link from ELBO to KL regularization, or from forward/reverse processes to the simple noise-prediction loss, lacks clarity.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7AB24" w14:textId="6059385F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ELBO derivation is clearly explained with correct notation, a justification for the KL term, and a derivation of the DDPM training loss.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D6854" w14:textId="0FCDB401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ELBO derivation is rigorous and is derived from the variational principle. The KL term is motivated as a latent regularizer. The DDPM forward/reverse processes is derived, and the simple noise-prediction MSE training loss is explained intuitively.</w:t>
            </w:r>
          </w:p>
        </w:tc>
      </w:tr>
      <w:tr w:rsidR="0066229B" w:rsidRPr="007476F3" w14:paraId="37C76176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B" w14:textId="77777777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VAE &amp; DDPM Implementation, Training &amp; Sample Quality</w:t>
            </w:r>
          </w:p>
        </w:tc>
        <w:tc>
          <w:tcPr>
            <w:tcW w:w="256" w:type="pct"/>
          </w:tcPr>
          <w:p w14:paraId="17B45EA6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2" w:author="Isac Artzi" w:date="2026-08-24T12:00:00Z">
              <w:r>
                <w:t xml:space="preserve">12%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D" w14:textId="48524881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Neither model is trained, or the sample generation does not work.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6F" w14:textId="44F1291F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Only one model (The VAE or the DDPM Implementation model) is trained; no comparable sample galleries exist.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1" w14:textId="3A17D9BD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VAE and DDPM Implementation The VAE and DDPM Implementation models are trained but training is unstable and sample quality is uneven.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3" w14:textId="261E9FE1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VAE and DDPM Implementation models are trained to convergence; ≥32 samples and reconstructions are generated and rendered in </w:t>
            </w:r>
            <w:ins w:id="1" w:author="Annemarie Burns (GCE)" w:date="2026-08-14T12:56:00Z">
              <w:r w:rsidR="00930601" w:rsidRPr="00930601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 the user-facing report/dashboard</w:t>
              </w:r>
            </w:ins>
            <w:del w:id="2" w:author="Annemarie Burns (GCE)" w:date="2026-08-14T12:56:00Z" w16du:dateUtc="2026-08-14T19:56:00Z">
              <w:r w:rsidRPr="00FF10A6" w:rsidDel="00930601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Streamlit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5" w14:textId="46F2ABDB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VAE and DDPM Implementation models are trained to convergence with seeded reproducibility, runs </w:t>
            </w:r>
            <w:del w:id="9020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persisted to </w:delText>
              </w:r>
            </w:del>
            <w:ins w:id="9021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persisted to a database</w:t>
              </w:r>
            </w:ins>
            <w:del w:id="3" w:author="Annemarie Burns (GCE)" w:date="2026-08-14T12:56:00Z" w16du:dateUtc="2026-08-14T19:56:00Z">
              <w:r w:rsidRPr="00FF10A6" w:rsidDel="00930601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Supabase</w:delText>
              </w:r>
            </w:del>
            <w:ins w:id="4" w:author="Annemarie Burns (GCE)" w:date="2026-08-14T12:56:00Z" w16du:dateUtc="2026-08-14T19:56:00Z">
              <w:del w:id="9022" w:author="Isac Artzi" w:date="2026-08-24T12:00:00Z">
                <w:r w:rsidR="00930601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 xml:space="preserve">s a database</w:delText>
                </w:r>
              </w:del>
            </w:ins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, sample galleries surfaced in </w:t>
            </w:r>
            <w:ins w:id="5" w:author="Annemarie Burns (GCE)" w:date="2026-08-14T12:56:00Z">
              <w:r w:rsidR="00930601" w:rsidRPr="00930601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the user-facing report/dashboard</w:t>
              </w:r>
            </w:ins>
            <w:del w:id="6" w:author="Annemarie Burns (GCE)" w:date="2026-08-14T12:56:00Z" w16du:dateUtc="2026-08-14T19:56:00Z">
              <w:r w:rsidRPr="00FF10A6" w:rsidDel="00930601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Streamlit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, and a clean side-by-side comparison gallery in the ‘Evaluation’ tab.</w:t>
            </w:r>
          </w:p>
        </w:tc>
      </w:tr>
      <w:tr w:rsidR="0066229B" w:rsidRPr="007476F3" w14:paraId="37C76182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7" w14:textId="77777777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Generative-Model Evaluation (FID, </w:t>
            </w: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lastRenderedPageBreak/>
              <w:t>Inception Score, Qualitative)</w:t>
            </w:r>
          </w:p>
        </w:tc>
        <w:tc>
          <w:tcPr>
            <w:tcW w:w="256" w:type="pct"/>
          </w:tcPr>
          <w:p w14:paraId="588D90B5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3" w:author="Isac Artzi" w:date="2026-08-24T12:00:00Z">
              <w:r>
                <w:t xml:space="preserve">12%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9" w14:textId="7464C2AE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No quantitative evaluation is performed.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B" w14:textId="11013289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FID is computed but not reproducible. The </w:t>
            </w: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qualitative comparison is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D" w14:textId="441CB6F2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 xml:space="preserve">The FID and IS are reported but bootstrap </w:t>
            </w: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intervals and qualitative comparison are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7F" w14:textId="5F1650F1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 xml:space="preserve">The FID and IS are reported with bootstrap </w:t>
            </w: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intervals where feasible and a qualitative side-by-side gallery.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1" w14:textId="24AF0E1F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The FID and IS are computed with torch-</w:t>
            </w: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fidelity, reproduced in CI, persisted to runs, and the README discusses the failure modes of each metric in the dataset’s context.</w:t>
            </w:r>
          </w:p>
        </w:tc>
      </w:tr>
      <w:tr w:rsidR="0066229B" w:rsidRPr="007476F3" w14:paraId="37C7618E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3" w14:textId="77777777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lastRenderedPageBreak/>
              <w:t>Provenance Manifest &amp; C2PA Reasoning</w:t>
            </w:r>
          </w:p>
        </w:tc>
        <w:tc>
          <w:tcPr>
            <w:tcW w:w="256" w:type="pct"/>
          </w:tcPr>
          <w:p w14:paraId="58FBBCAD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4" w:author="Isac Artzi" w:date="2026-08-24T12:00:00Z">
              <w:r>
                <w:t xml:space="preserve">12%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5" w14:textId="2D2E017C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No provenance manifest is implemented.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7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provenance manifest is generated but is not signed or persisted.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9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signed manifest is persisted but the README does not discuss what it proves.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B" w14:textId="4CA96AAC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 signed C2PA-style manifest is persisted to provenance_manifests and surfaced in </w:t>
            </w:r>
            <w:ins w:id="7" w:author="Annemarie Burns (GCE)" w:date="2026-08-14T13:00:00Z">
              <w:r w:rsidR="00302A9C" w:rsidRPr="00302A9C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the user-facing app/report</w:t>
              </w:r>
            </w:ins>
            <w:del w:id="8" w:author="Annemarie Burns (GCE)" w:date="2026-08-14T13:00:00Z" w16du:dateUtc="2026-08-14T20:00:00Z">
              <w:r w:rsidRPr="00FF10A6" w:rsidDel="00302A9C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Streamlit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; the README discusses what it proves.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D" w14:textId="24F32F4B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 signed C2PA-style manifest is persisted, </w:t>
            </w:r>
            <w:ins w:id="9" w:author="Annemarie Burns (GCE)" w:date="2026-08-14T12:59:00Z">
              <w:r w:rsidR="00997035" w:rsidRPr="00997035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 can be retrieved by a stable sample </w:t>
              </w:r>
              <w:del w:id="9023" w:author="Isac Artzi" w:date="2026-08-24T12:00:00Z">
                <w:r w:rsidR="00997035" w:rsidRPr="00997035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 xml:space="preserve">identifier</w:delText>
                </w:r>
              </w:del>
              <w:ins w:id="9024" w:author="Isac Artzi" w:date="2026-08-24T12:00:00Z">
                <w:r w:rsidR="00997035" w:rsidRPr="00997035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t xml:space="preserve">identifier surfaced</w:t>
                </w:r>
              </w:ins>
            </w:ins>
            <w:del w:id="10" w:author="Annemarie Burns (GCE)" w:date="2026-08-14T12:59:00Z" w16du:dateUtc="2026-08-14T19:59:00Z">
              <w:r w:rsidRPr="00FF10A6" w:rsidDel="00997035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retrievable by sample_id, </w:delText>
              </w:r>
            </w:del>
            <w:del w:id="9025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surfaced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in</w:t>
            </w:r>
            <w:ins w:id="11" w:author="Annemarie Burns (GCE)" w:date="2026-08-14T12:59:00Z" w16du:dateUtc="2026-08-14T19:59:00Z">
              <w:r w:rsidR="00302A9C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 a</w:t>
              </w:r>
            </w:ins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del w:id="12" w:author="Annemarie Burns (GCE)" w:date="2026-08-14T12:59:00Z" w16du:dateUtc="2026-08-14T19:59:00Z">
              <w:r w:rsidRPr="00FF10A6" w:rsidDel="00997035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Streamlit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del w:id="9026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‘Sample Audit’</w:delText>
              </w:r>
            </w:del>
            <w:ins w:id="9027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‘Sample Audit’ view</w:t>
              </w:r>
            </w:ins>
            <w:ins w:id="13" w:author="Annemarie Burns (GCE)" w:date="2026-08-14T12:58:00Z" w16du:dateUtc="2026-08-14T19:58:00Z">
              <w:del w:id="9028" w:author="Isac Artzi" w:date="2026-08-24T12:00:00Z">
                <w:r w:rsidR="009C3A51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 xml:space="preserve">view</w:delText>
                </w:r>
              </w:del>
            </w:ins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, and accompanied by a substantive discussion of what the manifest does and does not prove.</w:t>
            </w:r>
          </w:p>
        </w:tc>
      </w:tr>
      <w:tr w:rsidR="0066229B" w:rsidRPr="007476F3" w14:paraId="37C7619A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8F" w14:textId="77777777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Three-Cloud Deployment &amp; Sample Audit</w:t>
            </w:r>
          </w:p>
        </w:tc>
        <w:tc>
          <w:tcPr>
            <w:tcW w:w="256" w:type="pct"/>
          </w:tcPr>
          <w:p w14:paraId="0943501F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5" w:author="Isac Artzi" w:date="2026-08-24T12:00:00Z">
              <w:r>
                <w:t xml:space="preserve">10%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1" w14:textId="585BF278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Only one cloud tier is deployed. The required </w:t>
            </w:r>
            <w:del w:id="14" w:author="Annemarie Burns (GCE)" w:date="2026-08-14T13:00:00Z" w16du:dateUtc="2026-08-14T20:00:00Z">
              <w:r w:rsidRPr="00FF10A6" w:rsidDel="00C4065C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Streamlit 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tabs are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3" w14:textId="0BED506F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Two cloud tiers are deployed. The sampling endpoints are unstable.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5" w14:textId="0C6B374A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All three-cloud tiers are deployed but the ‘Sample Audit’ tab does not query </w:t>
            </w:r>
            <w:del w:id="15" w:author="Annemarie Burns (GCE)" w:date="2026-08-14T13:01:00Z" w16du:dateUtc="2026-08-14T20:01:00Z">
              <w:r w:rsidRPr="00FF10A6" w:rsidDel="00CB472D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Supabase</w:delText>
              </w:r>
            </w:del>
            <w:ins w:id="16" w:author="Annemarie Burns (GCE)" w:date="2026-08-14T13:01:00Z" w16du:dateUtc="2026-08-14T20:01:00Z">
              <w:r w:rsidR="00CB472D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a database</w:t>
              </w:r>
            </w:ins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7" w14:textId="79055B31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All three-cloud tiers are deployed; required </w:t>
            </w:r>
            <w:del w:id="17" w:author="Annemarie Burns (GCE)" w:date="2026-08-14T13:00:00Z" w16du:dateUtc="2026-08-14T20:00:00Z">
              <w:r w:rsidRPr="00FF10A6" w:rsidDel="00C4065C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Streamlit 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tabs </w:t>
            </w:r>
            <w:del w:id="18" w:author="Annemarie Burns (GCE)" w:date="2026-08-14T13:00:00Z" w16du:dateUtc="2026-08-14T20:00:00Z">
              <w:r w:rsidRPr="00FF10A6" w:rsidDel="00C4065C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(Concepts, Sample from VAE, Sample from DDPM, Reconstruct, Evaluation, Sample Audit, Provenance &amp; Model Card) 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work end to end.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9" w14:textId="6A36CDD9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All three-cloud tiers are deployed with clean separation; samples are stored as hashes plus tiny thumbnails, never raw bytes; the audit tab supports drilling into any past sample’s provenance manifest.</w:t>
            </w:r>
          </w:p>
        </w:tc>
      </w:tr>
      <w:tr w:rsidR="0066229B" w:rsidRPr="007476F3" w14:paraId="37C761A6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B" w14:textId="77777777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Code Execution and Functionality</w:t>
            </w:r>
          </w:p>
        </w:tc>
        <w:tc>
          <w:tcPr>
            <w:tcW w:w="256" w:type="pct"/>
          </w:tcPr>
          <w:p w14:paraId="65B40CF7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6" w:author="Isac Artzi" w:date="2026-08-24T12:00:00Z">
              <w:r>
                <w:t xml:space="preserve">10%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D" w14:textId="2194D4CA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does not execute or fails most tests.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9F" w14:textId="4089F85B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executes with issues. required tests are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1" w14:textId="74347B1E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executes with issues. The determinism test on /sample_ddpm under a fixed seed is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3" w14:textId="3C71D14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executes with minimal issues. All the required pytest tests pass</w:t>
            </w:r>
            <w:del w:id="19" w:author="Annemarie Burns (GCE)" w:date="2026-08-14T12:57:00Z" w16du:dateUtc="2026-08-14T19:57:00Z">
              <w:r w:rsidRPr="00FF10A6" w:rsidDel="003D69FF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 (sample shape, DDPM determinism, manifest schema, Supabase round-trip)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5" w14:textId="2DE49BEA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commentRangeStart w:id="20"/>
            <w:commentRangeStart w:id="30"/>
            <w:del w:id="9009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The code executes flawlessly. The CI is green on every push; tests exercise both happy-path and a </w:delText>
              </w:r>
            </w:del>
            <w:ins w:id="21" w:author="Annemarie Burns (GCE)" w:date="2026-08-14T13:02:00Z">
              <w:del w:id="9010" w:author="Isac Artzi" w:date="2026-08-24T12:00:00Z">
                <w:r w:rsidR="0047223A" w:rsidRPr="0047223A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>realistic external-dependency outag</w:delText>
                </w:r>
              </w:del>
            </w:ins>
            <w:ins w:id="22" w:author="Annemarie Burns (GCE)" w:date="2026-08-14T13:02:00Z" w16du:dateUtc="2026-08-14T20:02:00Z">
              <w:del w:id="9011" w:author="Isac Artzi" w:date="2026-08-24T12:00:00Z">
                <w:r w:rsidR="0047223A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>e</w:delText>
                </w:r>
              </w:del>
            </w:ins>
            <w:del w:id="23" w:author="Annemarie Burns (GCE)" w:date="2026-08-14T13:02:00Z" w16du:dateUtc="2026-08-14T20:02:00Z">
              <w:r w:rsidRPr="00FF10A6" w:rsidDel="0047223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Supabase-outage path</w:delText>
              </w:r>
            </w:del>
            <w:del w:id="9012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; the </w:delText>
              </w:r>
            </w:del>
            <w:del w:id="24" w:author="Annemarie Burns (GCE)" w:date="2026-08-14T13:02:00Z" w16du:dateUtc="2026-08-14T20:02:00Z">
              <w:r w:rsidRPr="00FF10A6" w:rsidDel="0047223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FastAPI </w:delText>
              </w:r>
            </w:del>
            <w:ins w:id="25" w:author="Annemarie Burns (GCE)" w:date="2026-08-14T13:02:00Z" w16du:dateUtc="2026-08-14T20:02:00Z">
              <w:del w:id="9013" w:author="Isac Artzi" w:date="2026-08-24T12:00:00Z">
                <w:r w:rsidR="0047223A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>deployed</w:delText>
                </w:r>
              </w:del>
              <w:del w:id="9014" w:author="Isac Artzi" w:date="2026-08-24T12:00:00Z">
                <w:r w:rsidR="0047223A" w:rsidRPr="00FF10A6">
                  <w:rPr>
                    <w:rFonts w:ascii="Times New Roman" w:eastAsiaTheme="minorHAnsi" w:hAnsi="Times New Roman" w:cstheme="minorBidi"/>
                    <w:kern w:val="2"/>
                    <w:sz w:val="20"/>
                    <w:szCs w:val="20"/>
                    <w14:ligatures w14:val="standardContextual"/>
                  </w:rPr>
                  <w:delText xml:space="preserve"> </w:delText>
                </w:r>
              </w:del>
            </w:ins>
            <w:del w:id="9015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service degrades </w:delText>
              </w:r>
            </w:del>
            <w:del w:id="9016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lastRenderedPageBreak/>
                <w:delText xml:space="preserve">gracefully on a </w:delText>
              </w:r>
            </w:del>
            <w:del w:id="26" w:author="Annemarie Burns (GCE)" w:date="2026-08-14T13:03:00Z" w16du:dateUtc="2026-08-14T20:03:00Z">
              <w:r w:rsidRPr="00FF10A6" w:rsidDel="0047223A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Render </w:delText>
              </w:r>
            </w:del>
            <w:del w:id="9017" w:author="Isac Artzi" w:date="2026-08-24T12:00:00Z">
              <w:r w:rsidRPr="00FF10A6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cold start.</w:delText>
              </w:r>
            </w:del>
            <w:commentRangeEnd w:id="20"/>
            <w:del w:id="9018" w:author="Isac Artzi" w:date="2026-08-24T12:00:00Z">
              <w:r w:rsidR="00414323" w:rsidRPr="00FF10A6">
                <w:rPr>
                  <w:rStyle w:val="CommentReference"/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commentReference w:id="20"/>
              </w:r>
              <w:commentRangeEnd w:id="30"/>
              <w:r>
                <w:rPr>
                  <w:rStyle w:val="CommentReference"/>
                </w:rPr>
                <w:commentReference w:id="30"/>
              </w:r>
            </w:del>
            <w:ins w:id="9019" w:author="Isac Artzi" w:date="2026-08-24T12:00:00Z">
              <w:r>
                <w:t xml:space="preserve">The code executes flawlessly; continuous integration checks pass on every push/merge; automated tests cover both expected behavior and a realistic external-dependency outage; and the deployed service handles startup and scaling gracefully.</w:t>
              </w:r>
            </w:ins>
          </w:p>
        </w:tc>
      </w:tr>
      <w:tr w:rsidR="0010152F" w:rsidRPr="007476F3" w14:paraId="0749E047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B8590" w14:textId="15B87826" w:rsidR="0010152F" w:rsidRPr="00FF10A6" w:rsidDel="00ED2477" w:rsidRDefault="0010152F" w:rsidP="0010152F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b/>
                <w:sz w:val="20"/>
                <w:szCs w:val="20"/>
              </w:rPr>
              <w:lastRenderedPageBreak/>
              <w:t>Participation and Contribution</w:t>
            </w:r>
          </w:p>
        </w:tc>
        <w:tc>
          <w:tcPr>
            <w:tcW w:w="256" w:type="pct"/>
          </w:tcPr>
          <w:p w14:paraId="035FBDCF" w14:textId="60E6116F" w:rsidR="0010152F" w:rsidRPr="00FF10A6" w:rsidRDefault="0010152F" w:rsidP="0010152F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16%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14F2C" w14:textId="7537C209" w:rsidR="0010152F" w:rsidRPr="00FF10A6" w:rsidRDefault="0010152F" w:rsidP="0010152F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Participation is evident but insufficient, with limited follow-through, uneven contribution, or preventable gaps that reduce overall product quality.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6FB76" w14:textId="771BD6FE" w:rsidR="0010152F" w:rsidRPr="00FF10A6" w:rsidRDefault="0010152F" w:rsidP="0010152F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Participation demonstrates minimal contribution, with inconsistent follow-through or limited evidence of sustained engagement in required work.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9CBB6" w14:textId="0213B4B4" w:rsidR="0010152F" w:rsidRPr="00FF10A6" w:rsidRDefault="0010152F" w:rsidP="0010152F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Participation demonstrates partial contribution, with most required work completed but uneven effort, timeliness, or ownership.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8E9E6" w14:textId="49081C8E" w:rsidR="0010152F" w:rsidRPr="00FF10A6" w:rsidRDefault="0010152F" w:rsidP="0010152F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Participation demonstrates clear contribution, with required work completed and communicated, but minor gaps in consistency, initiative, or follow-through.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1DBCC" w14:textId="573C5226" w:rsidR="0010152F" w:rsidRPr="00FF10A6" w:rsidRDefault="0010152F" w:rsidP="0010152F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sz w:val="20"/>
                <w:szCs w:val="20"/>
              </w:rPr>
              <w:t>Participation consistently demonstrates strong ownership, timely follow-through, and meaningful contribution to all required work as an individual or as part of a team.</w:t>
            </w:r>
          </w:p>
        </w:tc>
      </w:tr>
      <w:tr w:rsidR="0066229B" w:rsidRPr="007476F3" w14:paraId="37C761B2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7" w14:textId="1C642C28" w:rsidR="0066229B" w:rsidRPr="00FF10A6" w:rsidRDefault="00ED2477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Professional Documentation</w:t>
            </w:r>
          </w:p>
        </w:tc>
        <w:tc>
          <w:tcPr>
            <w:tcW w:w="256" w:type="pct"/>
          </w:tcPr>
          <w:p w14:paraId="4D9722A4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7" w:author="Isac Artzi" w:date="2026-08-24T12:00:00Z">
              <w:r>
                <w:t xml:space="preserve">8%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9" w14:textId="6EA8677D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Documentation is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B" w14:textId="388A97F9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incomplete; deployment URLs are not linked.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D" w14:textId="0EA5E6FB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covers the basics but the data-handling story is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AF" w14:textId="2512DA1E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provided is detailed. The pitch, three deployment URLs, model card, and a ‘Data persisted / not persisted’ sections are present.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B1" w14:textId="3B1988EA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provided is comprehensive including the pitch, three URLs, model card, dataset card, evaluation methodology, and an explicit policy on what is hashed vs. stored as a thumbnail. If submitted as a team, also includes a per-member individual-contribution statement and a per-member video-walkthrough link.</w:t>
            </w:r>
          </w:p>
        </w:tc>
      </w:tr>
      <w:tr w:rsidR="0066229B" w:rsidRPr="007476F3" w14:paraId="37C761BE" w14:textId="77777777" w:rsidTr="0010152F">
        <w:tc>
          <w:tcPr>
            <w:tcW w:w="687" w:type="pct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B3" w14:textId="77777777" w:rsidR="0066229B" w:rsidRPr="00FF10A6" w:rsidRDefault="0066229B" w:rsidP="0066229B">
            <w:pPr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Ethical Consideration (Harms, Watermarking, Governance)</w:t>
            </w:r>
          </w:p>
        </w:tc>
        <w:tc>
          <w:tcPr>
            <w:tcW w:w="256" w:type="pct"/>
          </w:tcPr>
          <w:p w14:paraId="4AB009B9" w14:textId="77777777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8" w:author="Isac Artzi" w:date="2026-08-24T12:00:00Z">
              <w:r>
                <w:t xml:space="preserve">8%</w:t>
              </w:r>
            </w:ins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B5" w14:textId="4D72DDB3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discussion of ethical considerations are missing.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B7" w14:textId="42A836DF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basic discussion of considerations are mentioned but lack specificity.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B9" w14:textId="1B9984B4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discussion of realistic harms are identified but the mitigations are vague.</w:t>
            </w:r>
          </w:p>
        </w:tc>
        <w:tc>
          <w:tcPr>
            <w:tcW w:w="811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BB" w14:textId="10E29CE4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good discussion of one realistic harm, with content-provenance and watermarking mitigations is described concretely.</w:t>
            </w:r>
          </w:p>
        </w:tc>
        <w:tc>
          <w:tcPr>
            <w:tcW w:w="81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761BD" w14:textId="78149C59" w:rsidR="0066229B" w:rsidRPr="00FF10A6" w:rsidRDefault="0066229B" w:rsidP="0066229B">
            <w:pPr>
              <w:spacing w:before="6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 comprehensive discussion of a named realistic harm, technical mitigations </w:t>
            </w:r>
            <w:del w:id="27" w:author="Annemarie Burns (GCE)" w:date="2026-08-14T13:04:00Z" w16du:dateUtc="2026-08-14T20:04:00Z">
              <w:r w:rsidRPr="00FF10A6" w:rsidDel="001A2C48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(C2PA, watermarking) </w:delText>
              </w:r>
            </w:del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with limits made explicit, governance-level mitigations, and a </w:t>
            </w:r>
            <w:commentRangeStart w:id="28"/>
            <w:commentRangeStart w:id="31"/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Christian-worldview reflection on stewardship </w:t>
            </w:r>
            <w:r w:rsidRPr="00FF10A6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of generative models is present.</w:t>
            </w:r>
            <w:commentRangeEnd w:id="28"/>
            <w:r w:rsidR="00220D34" w:rsidRPr="00FF10A6">
              <w:rPr>
                <w:rStyle w:val="CommentReference"/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commentReference w:id="28"/>
            </w:r>
            <w:commentRangeEnd w:id="31"/>
            <w:r>
              <w:rPr>
                <w:rStyle w:val="CommentReference"/>
              </w:rPr>
              <w:commentReference w:id="31"/>
            </w:r>
          </w:p>
        </w:tc>
      </w:tr>
    </w:tbl>
    <w:p w14:paraId="37C761BF" w14:textId="77777777" w:rsidR="00015490" w:rsidRPr="007476F3" w:rsidRDefault="00015490">
      <w:pPr>
        <w:rPr>
          <w:rFonts w:ascii="Times New Roman" w:eastAsiaTheme="minorHAnsi" w:hAnsi="Times New Roman" w:cstheme="minorBidi"/>
          <w:kern w:val="2"/>
          <w:sz w:val="24"/>
          <w:szCs w:val="22"/>
          <w14:ligatures w14:val="standardContextual"/>
        </w:rPr>
      </w:pPr>
    </w:p>
    <w:sectPr w:rsidR="00015490" w:rsidRPr="007476F3" w:rsidSect="007C7DD0">
      <w:headerReference w:type="default" r:id="rId14"/>
      <w:footerReference w:type="default" r:id="rId15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emarie Burns (GCE)" w:date="2026-08-14T12:37:00Z" w:initials="AB">
    <w:p w14:paraId="6B022DD5" w14:textId="417943EB" w:rsidR="00A1628A" w:rsidRDefault="00A1628A">
      <w:pPr>
        <w:pStyle w:val="CommentText"/>
      </w:pPr>
      <w:r>
        <w:rPr>
          <w:rStyle w:val="CommentReference"/>
        </w:rPr>
        <w:annotationRef/>
      </w:r>
      <w:r>
        <w:t>Percentages are missing</w:t>
      </w:r>
    </w:p>
  </w:comment>
  <w:comment w:id="20" w:author="Annemarie Burns (GCE)" w:date="2026-08-14T13:03:00Z" w:initials="AB">
    <w:p w14:paraId="353334D3" w14:textId="0D6E1353" w:rsidR="00414323" w:rsidRPr="00414323" w:rsidRDefault="00414323" w:rsidP="00414323">
      <w:pPr>
        <w:pStyle w:val="CommentText"/>
      </w:pPr>
      <w:r>
        <w:rPr>
          <w:rStyle w:val="CommentReference"/>
        </w:rPr>
        <w:annotationRef/>
      </w:r>
      <w:r>
        <w:t xml:space="preserve">Could be rewritten to… </w:t>
      </w:r>
      <w:r>
        <w:br/>
      </w:r>
      <w:r w:rsidRPr="00414323">
        <w:t>The code executes flawlessly; continuous integration checks pass on every push/merge; automated tests cover both expected  behavior and a realistic external-dependency outage; and the deployed service handles startup and scaling gracefull</w:t>
      </w:r>
      <w:r>
        <w:t>y</w:t>
      </w:r>
      <w:r w:rsidRPr="00414323">
        <w:t>.</w:t>
      </w:r>
    </w:p>
    <w:p w14:paraId="639C0151" w14:textId="087E5633" w:rsidR="00414323" w:rsidRDefault="00414323">
      <w:pPr>
        <w:pStyle w:val="CommentText"/>
      </w:pPr>
    </w:p>
  </w:comment>
  <w:comment w:id="28" w:author="Annemarie Burns (GCE)" w:date="2026-08-14T13:05:00Z" w:initials="AB">
    <w:p w14:paraId="445EEB55" w14:textId="3E452FA8" w:rsidR="00220D34" w:rsidRDefault="00220D34">
      <w:pPr>
        <w:pStyle w:val="CommentText"/>
      </w:pPr>
      <w:r>
        <w:rPr>
          <w:rStyle w:val="CommentReference"/>
        </w:rPr>
        <w:annotationRef/>
      </w:r>
      <w:r>
        <w:t>Not included in assignment language do we want to add this?</w:t>
      </w:r>
    </w:p>
  </w:comment>
  <w:comment w:id="29" w:author="Isac Artzi" w:date="2026-08-24T12:00:00Z" w:initials="IA">
    <w:p w14:paraId="E54BC41D" w14:textId="683CEECB">
      <w:pPr>
        <w:pStyle w:val="CommentText"/>
      </w:pPr>
      <w:r>
        <w:rPr>
          <w:rStyle w:val="CommentReference"/>
        </w:rPr>
        <w:annotationRef/>
      </w:r>
      <w:r>
        <w:t xml:space="preserve">Added. Rows 2-5 carry 12% each, the deployment criterion and Code Execution 10% each, Documentation and Ethical Consideration 8% each, Participation stays at 16%. Same scheme across all seven rubrics. Also removed the stray “0%” that had drifted into the % Value cell of the scaling row.</w:t>
      </w:r>
    </w:p>
  </w:comment>
  <w:comment w:id="30" w:author="Isac Artzi" w:date="2026-08-24T12:00:00Z" w:initials="IA">
    <w:p w14:paraId="D44DB28C" w14:textId="B139A5B7">
      <w:pPr>
        <w:pStyle w:val="CommentText"/>
      </w:pPr>
      <w:r>
        <w:rPr>
          <w:rStyle w:val="CommentReference"/>
        </w:rPr>
        <w:annotationRef/>
      </w:r>
      <w:r>
        <w:t xml:space="preserve">Used your wording verbatim.</w:t>
      </w:r>
    </w:p>
  </w:comment>
  <w:comment w:id="31" w:author="Isac Artzi" w:date="2026-08-24T12:00:00Z" w:initials="IA">
    <w:p w14:paraId="59F35FB4" w14:textId="30141433">
      <w:pPr>
        <w:pStyle w:val="CommentText"/>
      </w:pPr>
      <w:r>
        <w:rPr>
          <w:rStyle w:val="CommentReference"/>
        </w:rPr>
        <w:annotationRef/>
      </w:r>
      <w:r>
        <w:t xml:space="preserve">Added to the assignment. The Topic 7 Ethical Reflection now carries a Worldview Reflection with Ephesians 4:25.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022DD5" w15:done="0"/>
  <w15:commentEx w15:paraId="639C0151" w15:done="0"/>
  <w15:commentEx w15:paraId="445EEB55" w15:done="0"/>
  <w15:commentEx w15:paraId="E54BC41D" w15:paraIdParent="6B022DD5" w15:done="0"/>
  <w15:commentEx w15:paraId="D44DB28C" w15:paraIdParent="639C0151" w15:done="0"/>
  <w15:commentEx w15:paraId="59F35FB4" w15:paraIdParent="445E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65863D" w16cex:dateUtc="2026-08-14T19:37:00Z"/>
  <w16cex:commentExtensible w16cex:durableId="53A8D59A" w16cex:dateUtc="2026-08-14T20:03:00Z"/>
  <w16cex:commentExtensible w16cex:durableId="22532644" w16cex:dateUtc="2026-08-14T20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022DD5" w16cid:durableId="7965863D"/>
  <w16cid:commentId w16cid:paraId="639C0151" w16cid:durableId="53A8D59A"/>
  <w16cid:commentId w16cid:paraId="445EEB55" w16cid:durableId="22532644"/>
  <w16cid:commentId w16cid:paraId="E54BC41D" w16cid:durableId="0D89D85C"/>
  <w16cid:commentId w16cid:paraId="D44DB28C" w16cid:durableId="7299BBFB"/>
  <w16cid:commentId w16cid:paraId="59F35FB4" w16cid:durableId="385B82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CABA5" w14:textId="77777777" w:rsidR="00542828" w:rsidRDefault="00542828">
      <w:r>
        <w:separator/>
      </w:r>
    </w:p>
  </w:endnote>
  <w:endnote w:type="continuationSeparator" w:id="0">
    <w:p w14:paraId="0D81BFF9" w14:textId="77777777" w:rsidR="00542828" w:rsidRDefault="00542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61BF" w14:textId="77777777" w:rsidR="00A75AD4" w:rsidRDefault="00015490">
    <w:pPr>
      <w:jc w:val="center"/>
    </w:pPr>
    <w:r>
      <w:rPr>
        <w:color w:val="888888"/>
        <w:sz w:val="16"/>
        <w:szCs w:val="16"/>
      </w:rPr>
      <w:t>© 2026.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79E2" w14:textId="77777777" w:rsidR="00542828" w:rsidRDefault="00542828">
      <w:r>
        <w:separator/>
      </w:r>
    </w:p>
  </w:footnote>
  <w:footnote w:type="continuationSeparator" w:id="0">
    <w:p w14:paraId="2FDD1222" w14:textId="77777777" w:rsidR="00542828" w:rsidRDefault="00542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1611" w14:textId="57512F71" w:rsidR="007C7DD0" w:rsidRDefault="007C7DD0">
    <w:pPr>
      <w:pStyle w:val="Header"/>
    </w:pPr>
    <w:r w:rsidRPr="00C96FA7">
      <w:rPr>
        <w:noProof/>
      </w:rPr>
      <w:drawing>
        <wp:inline distT="0" distB="0" distL="0" distR="0" wp14:anchorId="6095F344" wp14:editId="73A26326">
          <wp:extent cx="2752725" cy="619125"/>
          <wp:effectExtent l="0" t="0" r="9525" b="9525"/>
          <wp:docPr id="612470386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470386" name="Picture 1" descr="A black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D2793"/>
    <w:multiLevelType w:val="hybridMultilevel"/>
    <w:tmpl w:val="BC8CBBF4"/>
    <w:lvl w:ilvl="0" w:tplc="2D6A8C1C">
      <w:start w:val="1"/>
      <w:numFmt w:val="bullet"/>
      <w:lvlText w:val="●"/>
      <w:lvlJc w:val="left"/>
      <w:pPr>
        <w:ind w:left="720" w:hanging="360"/>
      </w:pPr>
    </w:lvl>
    <w:lvl w:ilvl="1" w:tplc="B5121312">
      <w:start w:val="1"/>
      <w:numFmt w:val="bullet"/>
      <w:lvlText w:val="○"/>
      <w:lvlJc w:val="left"/>
      <w:pPr>
        <w:ind w:left="1440" w:hanging="360"/>
      </w:pPr>
    </w:lvl>
    <w:lvl w:ilvl="2" w:tplc="E83E324E">
      <w:start w:val="1"/>
      <w:numFmt w:val="bullet"/>
      <w:lvlText w:val="■"/>
      <w:lvlJc w:val="left"/>
      <w:pPr>
        <w:ind w:left="2160" w:hanging="360"/>
      </w:pPr>
    </w:lvl>
    <w:lvl w:ilvl="3" w:tplc="4FD2AFE4">
      <w:start w:val="1"/>
      <w:numFmt w:val="bullet"/>
      <w:lvlText w:val="●"/>
      <w:lvlJc w:val="left"/>
      <w:pPr>
        <w:ind w:left="2880" w:hanging="360"/>
      </w:pPr>
    </w:lvl>
    <w:lvl w:ilvl="4" w:tplc="5B425810">
      <w:start w:val="1"/>
      <w:numFmt w:val="bullet"/>
      <w:lvlText w:val="○"/>
      <w:lvlJc w:val="left"/>
      <w:pPr>
        <w:ind w:left="3600" w:hanging="360"/>
      </w:pPr>
    </w:lvl>
    <w:lvl w:ilvl="5" w:tplc="D0A83EBE">
      <w:start w:val="1"/>
      <w:numFmt w:val="bullet"/>
      <w:lvlText w:val="■"/>
      <w:lvlJc w:val="left"/>
      <w:pPr>
        <w:ind w:left="4320" w:hanging="360"/>
      </w:pPr>
    </w:lvl>
    <w:lvl w:ilvl="6" w:tplc="4C0494FE">
      <w:start w:val="1"/>
      <w:numFmt w:val="bullet"/>
      <w:lvlText w:val="●"/>
      <w:lvlJc w:val="left"/>
      <w:pPr>
        <w:ind w:left="5040" w:hanging="360"/>
      </w:pPr>
    </w:lvl>
    <w:lvl w:ilvl="7" w:tplc="6B5E81B0">
      <w:start w:val="1"/>
      <w:numFmt w:val="bullet"/>
      <w:lvlText w:val="●"/>
      <w:lvlJc w:val="left"/>
      <w:pPr>
        <w:ind w:left="5760" w:hanging="360"/>
      </w:pPr>
    </w:lvl>
    <w:lvl w:ilvl="8" w:tplc="BAE0DCA0">
      <w:start w:val="1"/>
      <w:numFmt w:val="bullet"/>
      <w:lvlText w:val="●"/>
      <w:lvlJc w:val="left"/>
      <w:pPr>
        <w:ind w:left="6480" w:hanging="360"/>
      </w:pPr>
    </w:lvl>
  </w:abstractNum>
  <w:num w:numId="1" w16cid:durableId="189099748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emarie Burns (GCE)">
    <w15:presenceInfo w15:providerId="AD" w15:userId="S::Annemarie.Burns@gce.com::f1784f7c-0316-434a-bc1b-2a7d5797b5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AD4"/>
    <w:rsid w:val="00005D12"/>
    <w:rsid w:val="00015490"/>
    <w:rsid w:val="00035EAD"/>
    <w:rsid w:val="0010152F"/>
    <w:rsid w:val="001A2C48"/>
    <w:rsid w:val="00210591"/>
    <w:rsid w:val="00216CE9"/>
    <w:rsid w:val="00220D34"/>
    <w:rsid w:val="002A4A1A"/>
    <w:rsid w:val="002C2284"/>
    <w:rsid w:val="002C51B2"/>
    <w:rsid w:val="002C6126"/>
    <w:rsid w:val="002E6BA0"/>
    <w:rsid w:val="00302A9C"/>
    <w:rsid w:val="003B4488"/>
    <w:rsid w:val="003D69FF"/>
    <w:rsid w:val="00414323"/>
    <w:rsid w:val="0047223A"/>
    <w:rsid w:val="00523B27"/>
    <w:rsid w:val="00542828"/>
    <w:rsid w:val="005566C6"/>
    <w:rsid w:val="005A731E"/>
    <w:rsid w:val="005A73C8"/>
    <w:rsid w:val="005B733C"/>
    <w:rsid w:val="0066229B"/>
    <w:rsid w:val="00693127"/>
    <w:rsid w:val="006A37F8"/>
    <w:rsid w:val="007476F3"/>
    <w:rsid w:val="007C7DD0"/>
    <w:rsid w:val="00930601"/>
    <w:rsid w:val="00997035"/>
    <w:rsid w:val="009C3A51"/>
    <w:rsid w:val="00A1628A"/>
    <w:rsid w:val="00A169FE"/>
    <w:rsid w:val="00A75AD4"/>
    <w:rsid w:val="00AF393C"/>
    <w:rsid w:val="00BB6DDA"/>
    <w:rsid w:val="00C3565D"/>
    <w:rsid w:val="00C4065C"/>
    <w:rsid w:val="00C71D21"/>
    <w:rsid w:val="00C97A79"/>
    <w:rsid w:val="00CB472D"/>
    <w:rsid w:val="00D9550C"/>
    <w:rsid w:val="00DA0C86"/>
    <w:rsid w:val="00DF0F82"/>
    <w:rsid w:val="00DF6CFC"/>
    <w:rsid w:val="00E41C0C"/>
    <w:rsid w:val="00EA0BCE"/>
    <w:rsid w:val="00ED2477"/>
    <w:rsid w:val="00FD6625"/>
    <w:rsid w:val="00FF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76157"/>
  <w15:docId w15:val="{7F2C06C1-0BF9-4514-ACA4-1A7B39CB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0B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BCE"/>
  </w:style>
  <w:style w:type="paragraph" w:styleId="Footer">
    <w:name w:val="footer"/>
    <w:basedOn w:val="Normal"/>
    <w:link w:val="FooterChar"/>
    <w:uiPriority w:val="99"/>
    <w:unhideWhenUsed/>
    <w:rsid w:val="00EA0B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BCE"/>
  </w:style>
  <w:style w:type="paragraph" w:styleId="Revision">
    <w:name w:val="Revision"/>
    <w:hidden/>
    <w:uiPriority w:val="99"/>
    <w:semiHidden/>
    <w:rsid w:val="00C97A79"/>
  </w:style>
  <w:style w:type="character" w:styleId="CommentReference">
    <w:name w:val="annotation reference"/>
    <w:basedOn w:val="DefaultParagraphFont"/>
    <w:uiPriority w:val="99"/>
    <w:semiHidden/>
    <w:unhideWhenUsed/>
    <w:rsid w:val="00A162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62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62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8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43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3b59848-949a-4ed4-8036-feb011ce2b52">
      <Terms xmlns="http://schemas.microsoft.com/office/infopath/2007/PartnerControls"/>
    </lcf76f155ced4ddcb4097134ff3c332f>
    <_Flow_SignoffStatus xmlns="b3b59848-949a-4ed4-8036-feb011ce2b52" xsi:nil="true"/>
    <TaxCatchAll xmlns="37d47695-dda2-48a2-87bc-2a1f7ac7fe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2D19B44CEB84096BF732DE0C55A0F" ma:contentTypeVersion="2381" ma:contentTypeDescription="Create a new document." ma:contentTypeScope="" ma:versionID="60d70802ba3b2fd5fc57ef360dbea8e6">
  <xsd:schema xmlns:xsd="http://www.w3.org/2001/XMLSchema" xmlns:xs="http://www.w3.org/2001/XMLSchema" xmlns:p="http://schemas.microsoft.com/office/2006/metadata/properties" xmlns:ns1="http://schemas.microsoft.com/sharepoint/v3" xmlns:ns2="b3b59848-949a-4ed4-8036-feb011ce2b52" xmlns:ns3="37d47695-dda2-48a2-87bc-2a1f7ac7fedc" targetNamespace="http://schemas.microsoft.com/office/2006/metadata/properties" ma:root="true" ma:fieldsID="11b016fb20446eff80a72bef3d65e9bc" ns1:_="" ns2:_="" ns3:_="">
    <xsd:import namespace="http://schemas.microsoft.com/sharepoint/v3"/>
    <xsd:import namespace="b3b59848-949a-4ed4-8036-feb011ce2b52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59848-949a-4ed4-8036-feb011ce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01B651-B901-460A-B82D-005DB14314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F6648F-7D88-4BEC-973C-351511FBA0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b59848-949a-4ed4-8036-feb011ce2b52"/>
    <ds:schemaRef ds:uri="37d47695-dda2-48a2-87bc-2a1f7ac7fedc"/>
  </ds:schemaRefs>
</ds:datastoreItem>
</file>

<file path=customXml/itemProps3.xml><?xml version="1.0" encoding="utf-8"?>
<ds:datastoreItem xmlns:ds="http://schemas.openxmlformats.org/officeDocument/2006/customXml" ds:itemID="{8B82245E-F936-487C-89B6-C467B59EB9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b59848-949a-4ed4-8036-feb011ce2b52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948</Words>
  <Characters>5410</Characters>
  <Application>Microsoft Office Word</Application>
  <DocSecurity>0</DocSecurity>
  <Lines>45</Lines>
  <Paragraphs>12</Paragraphs>
  <ScaleCrop>false</ScaleCrop>
  <Company>Grand Canyon Education</Company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Models — VAE vs. DDPM Comparative Study — Rubric</dc:title>
  <dc:creator>Grand Canyon University — College of Engineering and Technology</dc:creator>
  <cp:lastModifiedBy>Annemarie Burns (GCE)</cp:lastModifiedBy>
  <cp:revision>40</cp:revision>
  <dcterms:created xsi:type="dcterms:W3CDTF">2026-05-27T05:35:00Z</dcterms:created>
  <dcterms:modified xsi:type="dcterms:W3CDTF">2026-08-14T20:05:00Z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0x01010022A2D19B44CEB84096BF732DE0C55A0F</vt:lpwstr>
  </property>
  <property fmtid="{D5CDD505-2E9C-101B-9397-08002B2CF9AE}" pid="3" name="MediaServiceImageTags">
    <vt:lpwstr/>
  </property>
</Properties>
</file>