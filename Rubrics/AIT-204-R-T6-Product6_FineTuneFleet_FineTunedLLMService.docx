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1E95" w14:textId="77777777" w:rsidR="004B23E1" w:rsidRDefault="004B23E1">
      <w:pPr>
        <w:tabs>
          <w:tab w:val="right" w:pos="10800"/>
        </w:tabs>
        <w:spacing w:after="240"/>
        <w:rPr>
          <w:rFonts w:ascii="Times New Roman" w:eastAsiaTheme="minorHAnsi" w:hAnsi="Times New Roman" w:cstheme="minorBidi"/>
          <w:kern w:val="2"/>
          <w:sz w:val="40"/>
          <w:szCs w:val="40"/>
          <w14:ligatures w14:val="standardContextual"/>
        </w:rPr>
      </w:pPr>
    </w:p>
    <w:p w14:paraId="46C9257A" w14:textId="325D10F2" w:rsidR="0068113E" w:rsidRPr="00795E44" w:rsidRDefault="0068113E" w:rsidP="00795E44">
      <w:pPr>
        <w:tabs>
          <w:tab w:val="right" w:pos="10800"/>
        </w:tabs>
        <w:spacing w:after="240"/>
        <w:jc w:val="center"/>
        <w:rPr>
          <w:rFonts w:ascii="Times New Roman" w:eastAsiaTheme="minorHAnsi" w:hAnsi="Times New Roman" w:cstheme="minorBidi"/>
          <w:kern w:val="2"/>
          <w:sz w:val="40"/>
          <w:szCs w:val="40"/>
          <w14:ligatures w14:val="standardContextual"/>
        </w:rPr>
      </w:pPr>
      <w:commentRangeStart w:id="0"/>
      <w:r>
        <w:rPr>
          <w:rFonts w:ascii="Times New Roman" w:eastAsiaTheme="minorHAnsi" w:hAnsi="Times New Roman" w:cstheme="minorBidi"/>
          <w:kern w:val="2"/>
          <w:sz w:val="40"/>
          <w:szCs w:val="40"/>
          <w14:ligatures w14:val="standardContextual"/>
        </w:rPr>
        <w:t xml:space="preserve">AIT-204 Topic 6 Rubric: </w:t>
      </w:r>
      <w:r w:rsidRPr="00795E44">
        <w:rPr>
          <w:rFonts w:ascii="Times New Roman" w:eastAsiaTheme="minorHAnsi" w:hAnsi="Times New Roman" w:cstheme="minorBidi"/>
          <w:kern w:val="2"/>
          <w:sz w:val="40"/>
          <w:szCs w:val="40"/>
          <w14:ligatures w14:val="standardContextual"/>
        </w:rPr>
        <w:t>CLC - Product 6: “</w:t>
      </w:r>
      <w:proofErr w:type="spellStart"/>
      <w:r w:rsidRPr="00795E44">
        <w:rPr>
          <w:rFonts w:ascii="Times New Roman" w:eastAsiaTheme="minorHAnsi" w:hAnsi="Times New Roman" w:cstheme="minorBidi"/>
          <w:kern w:val="2"/>
          <w:sz w:val="40"/>
          <w:szCs w:val="40"/>
          <w14:ligatures w14:val="standardContextual"/>
        </w:rPr>
        <w:t>FineTuneFleet</w:t>
      </w:r>
      <w:proofErr w:type="spellEnd"/>
      <w:r w:rsidRPr="00795E44">
        <w:rPr>
          <w:rFonts w:ascii="Times New Roman" w:eastAsiaTheme="minorHAnsi" w:hAnsi="Times New Roman" w:cstheme="minorBidi"/>
          <w:kern w:val="2"/>
          <w:sz w:val="40"/>
          <w:szCs w:val="40"/>
          <w14:ligatures w14:val="standardContextual"/>
        </w:rPr>
        <w:t>”: A Fine-Tuned LLM as a Service</w:t>
      </w:r>
      <w:commentRangeEnd w:id="0"/>
      <w:r>
        <w:rPr>
          <w:rStyle w:val="CommentReference"/>
        </w:rPr>
        <w:commentReference w:id="0"/>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907"/>
        <w:gridCol w:w="3209"/>
        <w:gridCol w:w="2055"/>
        <w:gridCol w:w="2055"/>
        <w:gridCol w:w="2055"/>
        <w:gridCol w:w="2052"/>
      </w:tblGrid>
      <w:tr w:rsidR="00C826F3" w14:paraId="4ECC33E3" w14:textId="77777777" w:rsidTr="00C826F3">
        <w:tc>
          <w:tcPr>
            <w:tcW w:w="715" w:type="pct"/>
            <w:tcMar>
              <w:top w:w="100" w:type="dxa"/>
              <w:left w:w="120" w:type="dxa"/>
              <w:bottom w:w="100" w:type="dxa"/>
              <w:right w:w="120" w:type="dxa"/>
            </w:tcMar>
          </w:tcPr>
          <w:p w14:paraId="4ECC33DD" w14:textId="3787E87D" w:rsidR="00C826F3" w:rsidRPr="00F53B57" w:rsidRDefault="00C826F3" w:rsidP="00C826F3">
            <w:pPr>
              <w:rPr>
                <w:b/>
                <w:bCs/>
                <w:sz w:val="20"/>
                <w:szCs w:val="20"/>
              </w:rPr>
            </w:pPr>
            <w:r w:rsidRPr="00F53B57">
              <w:rPr>
                <w:b/>
                <w:bCs/>
                <w:sz w:val="20"/>
                <w:szCs w:val="20"/>
              </w:rPr>
              <w:t>Criteria</w:t>
            </w:r>
          </w:p>
        </w:tc>
        <w:tc>
          <w:tcPr>
            <w:tcW w:w="315" w:type="pct"/>
          </w:tcPr>
          <w:p w14:paraId="25987EAE" w14:textId="45CF8E89" w:rsidR="00C826F3" w:rsidRPr="00F53B57" w:rsidRDefault="00C826F3" w:rsidP="00C826F3">
            <w:pPr>
              <w:rPr>
                <w:sz w:val="20"/>
                <w:szCs w:val="20"/>
              </w:rPr>
            </w:pPr>
            <w:r w:rsidRPr="00F53B57">
              <w:rPr>
                <w:sz w:val="20"/>
                <w:szCs w:val="20"/>
              </w:rPr>
              <w:t>% Value</w:t>
            </w:r>
          </w:p>
        </w:tc>
        <w:tc>
          <w:tcPr>
            <w:tcW w:w="1115" w:type="pct"/>
            <w:tcMar>
              <w:top w:w="100" w:type="dxa"/>
              <w:left w:w="120" w:type="dxa"/>
              <w:bottom w:w="100" w:type="dxa"/>
              <w:right w:w="120" w:type="dxa"/>
            </w:tcMar>
          </w:tcPr>
          <w:p w14:paraId="4ECC33DE" w14:textId="67B9288C" w:rsidR="00C826F3" w:rsidRPr="00F53B57" w:rsidRDefault="00C826F3" w:rsidP="00C826F3">
            <w:pPr>
              <w:rPr>
                <w:sz w:val="20"/>
                <w:szCs w:val="20"/>
              </w:rPr>
            </w:pPr>
            <w:r w:rsidRPr="00F53B57">
              <w:rPr>
                <w:sz w:val="20"/>
                <w:szCs w:val="20"/>
              </w:rPr>
              <w:t>Unsatisfactory</w:t>
            </w:r>
          </w:p>
        </w:tc>
        <w:tc>
          <w:tcPr>
            <w:tcW w:w="714" w:type="pct"/>
            <w:tcMar>
              <w:top w:w="100" w:type="dxa"/>
              <w:left w:w="120" w:type="dxa"/>
              <w:bottom w:w="100" w:type="dxa"/>
              <w:right w:w="120" w:type="dxa"/>
            </w:tcMar>
          </w:tcPr>
          <w:p w14:paraId="4ECC33DF" w14:textId="4E78E3BE" w:rsidR="00C826F3" w:rsidRPr="00F53B57" w:rsidRDefault="00C826F3" w:rsidP="00C826F3">
            <w:pPr>
              <w:rPr>
                <w:sz w:val="20"/>
                <w:szCs w:val="20"/>
              </w:rPr>
            </w:pPr>
            <w:r w:rsidRPr="00F53B57">
              <w:rPr>
                <w:sz w:val="20"/>
                <w:szCs w:val="20"/>
              </w:rPr>
              <w:t>Insufficient</w:t>
            </w:r>
          </w:p>
        </w:tc>
        <w:tc>
          <w:tcPr>
            <w:tcW w:w="714" w:type="pct"/>
            <w:tcMar>
              <w:top w:w="100" w:type="dxa"/>
              <w:left w:w="120" w:type="dxa"/>
              <w:bottom w:w="100" w:type="dxa"/>
              <w:right w:w="120" w:type="dxa"/>
            </w:tcMar>
          </w:tcPr>
          <w:p w14:paraId="4ECC33E0" w14:textId="1ECFD19F" w:rsidR="00C826F3" w:rsidRPr="00F53B57" w:rsidRDefault="00C826F3" w:rsidP="00C826F3">
            <w:pPr>
              <w:rPr>
                <w:sz w:val="20"/>
                <w:szCs w:val="20"/>
              </w:rPr>
            </w:pPr>
            <w:r w:rsidRPr="00F53B57">
              <w:rPr>
                <w:sz w:val="20"/>
                <w:szCs w:val="20"/>
              </w:rPr>
              <w:t>Approaching</w:t>
            </w:r>
          </w:p>
        </w:tc>
        <w:tc>
          <w:tcPr>
            <w:tcW w:w="714" w:type="pct"/>
            <w:tcMar>
              <w:top w:w="100" w:type="dxa"/>
              <w:left w:w="120" w:type="dxa"/>
              <w:bottom w:w="100" w:type="dxa"/>
              <w:right w:w="120" w:type="dxa"/>
            </w:tcMar>
          </w:tcPr>
          <w:p w14:paraId="4ECC33E1" w14:textId="2FC45185" w:rsidR="00C826F3" w:rsidRPr="00F53B57" w:rsidRDefault="00C826F3" w:rsidP="00C826F3">
            <w:pPr>
              <w:rPr>
                <w:sz w:val="20"/>
                <w:szCs w:val="20"/>
              </w:rPr>
            </w:pPr>
            <w:r w:rsidRPr="00F53B57">
              <w:rPr>
                <w:sz w:val="20"/>
                <w:szCs w:val="20"/>
              </w:rPr>
              <w:t>Acceptable</w:t>
            </w:r>
          </w:p>
        </w:tc>
        <w:tc>
          <w:tcPr>
            <w:tcW w:w="713" w:type="pct"/>
            <w:tcMar>
              <w:top w:w="100" w:type="dxa"/>
              <w:left w:w="120" w:type="dxa"/>
              <w:bottom w:w="100" w:type="dxa"/>
              <w:right w:w="120" w:type="dxa"/>
            </w:tcMar>
          </w:tcPr>
          <w:p w14:paraId="4ECC33E2" w14:textId="01896321" w:rsidR="00C826F3" w:rsidRPr="00F53B57" w:rsidRDefault="0056205E" w:rsidP="00C826F3">
            <w:pPr>
              <w:rPr>
                <w:sz w:val="20"/>
                <w:szCs w:val="20"/>
              </w:rPr>
            </w:pPr>
            <w:r w:rsidRPr="00F53B57">
              <w:rPr>
                <w:sz w:val="20"/>
                <w:szCs w:val="20"/>
              </w:rPr>
              <w:t>Target</w:t>
            </w:r>
          </w:p>
        </w:tc>
      </w:tr>
      <w:tr w:rsidR="00C826F3" w14:paraId="16B1BBB4" w14:textId="77777777" w:rsidTr="00C826F3">
        <w:tc>
          <w:tcPr>
            <w:tcW w:w="715" w:type="pct"/>
            <w:tcBorders>
              <w:bottom w:val="single" w:sz="4" w:space="0" w:color="auto"/>
            </w:tcBorders>
            <w:tcMar>
              <w:top w:w="100" w:type="dxa"/>
              <w:left w:w="120" w:type="dxa"/>
              <w:bottom w:w="100" w:type="dxa"/>
              <w:right w:w="120" w:type="dxa"/>
            </w:tcMar>
          </w:tcPr>
          <w:p w14:paraId="638A0C27" w14:textId="3000610A" w:rsidR="00C826F3" w:rsidRPr="00F53B57" w:rsidRDefault="00C826F3" w:rsidP="00C826F3">
            <w:pPr>
              <w:rPr>
                <w:b/>
                <w:bCs/>
                <w:sz w:val="20"/>
                <w:szCs w:val="20"/>
              </w:rPr>
            </w:pPr>
            <w:r w:rsidRPr="00F53B57">
              <w:rPr>
                <w:b/>
                <w:bCs/>
                <w:sz w:val="20"/>
                <w:szCs w:val="20"/>
              </w:rPr>
              <w:t>% Scaling</w:t>
            </w:r>
          </w:p>
        </w:tc>
        <w:tc>
          <w:tcPr>
            <w:tcW w:w="315" w:type="pct"/>
            <w:tcBorders>
              <w:bottom w:val="single" w:sz="4" w:space="0" w:color="auto"/>
            </w:tcBorders>
          </w:tcPr>
          <w:p w14:paraId="6A4190FD" w14:textId="77777777" w:rsidR="00C826F3" w:rsidRPr="00F53B57" w:rsidRDefault="00C826F3" w:rsidP="00C826F3">
            <w:pPr>
              <w:rPr>
                <w:sz w:val="20"/>
                <w:szCs w:val="20"/>
              </w:rPr>
            </w:pPr>
          </w:p>
        </w:tc>
        <w:tc>
          <w:tcPr>
            <w:tcW w:w="1115" w:type="pct"/>
            <w:tcBorders>
              <w:bottom w:val="single" w:sz="4" w:space="0" w:color="auto"/>
            </w:tcBorders>
            <w:tcMar>
              <w:top w:w="100" w:type="dxa"/>
              <w:left w:w="120" w:type="dxa"/>
              <w:bottom w:w="100" w:type="dxa"/>
              <w:right w:w="120" w:type="dxa"/>
            </w:tcMar>
          </w:tcPr>
          <w:p w14:paraId="42011A25" w14:textId="63A93114" w:rsidR="00C826F3" w:rsidRPr="00F53B57" w:rsidRDefault="00C826F3" w:rsidP="00C826F3">
            <w:pPr>
              <w:rPr>
                <w:sz w:val="20"/>
                <w:szCs w:val="20"/>
              </w:rPr>
            </w:pPr>
            <w:r w:rsidRPr="00F53B57">
              <w:rPr>
                <w:sz w:val="20"/>
                <w:szCs w:val="20"/>
              </w:rPr>
              <w:t>0%</w:t>
            </w:r>
          </w:p>
        </w:tc>
        <w:tc>
          <w:tcPr>
            <w:tcW w:w="714" w:type="pct"/>
            <w:tcBorders>
              <w:bottom w:val="single" w:sz="4" w:space="0" w:color="auto"/>
            </w:tcBorders>
            <w:tcMar>
              <w:top w:w="100" w:type="dxa"/>
              <w:left w:w="120" w:type="dxa"/>
              <w:bottom w:w="100" w:type="dxa"/>
              <w:right w:w="120" w:type="dxa"/>
            </w:tcMar>
          </w:tcPr>
          <w:p w14:paraId="3F54DF73" w14:textId="0E2DF2E8" w:rsidR="00C826F3" w:rsidRPr="00F53B57" w:rsidRDefault="00C826F3" w:rsidP="00C826F3">
            <w:pPr>
              <w:rPr>
                <w:sz w:val="20"/>
                <w:szCs w:val="20"/>
              </w:rPr>
            </w:pPr>
            <w:r w:rsidRPr="00F53B57">
              <w:rPr>
                <w:sz w:val="20"/>
                <w:szCs w:val="20"/>
              </w:rPr>
              <w:t>65%</w:t>
            </w:r>
          </w:p>
        </w:tc>
        <w:tc>
          <w:tcPr>
            <w:tcW w:w="714" w:type="pct"/>
            <w:tcBorders>
              <w:bottom w:val="single" w:sz="4" w:space="0" w:color="auto"/>
            </w:tcBorders>
            <w:tcMar>
              <w:top w:w="100" w:type="dxa"/>
              <w:left w:w="120" w:type="dxa"/>
              <w:bottom w:w="100" w:type="dxa"/>
              <w:right w:w="120" w:type="dxa"/>
            </w:tcMar>
          </w:tcPr>
          <w:p w14:paraId="360D08BC" w14:textId="6C4F2B50" w:rsidR="00C826F3" w:rsidRPr="00F53B57" w:rsidRDefault="00C826F3" w:rsidP="00C826F3">
            <w:pPr>
              <w:rPr>
                <w:sz w:val="20"/>
                <w:szCs w:val="20"/>
              </w:rPr>
            </w:pPr>
            <w:r w:rsidRPr="00F53B57">
              <w:rPr>
                <w:sz w:val="20"/>
                <w:szCs w:val="20"/>
              </w:rPr>
              <w:t>75%</w:t>
            </w:r>
          </w:p>
        </w:tc>
        <w:tc>
          <w:tcPr>
            <w:tcW w:w="714" w:type="pct"/>
            <w:tcBorders>
              <w:bottom w:val="single" w:sz="4" w:space="0" w:color="auto"/>
            </w:tcBorders>
            <w:tcMar>
              <w:top w:w="100" w:type="dxa"/>
              <w:left w:w="120" w:type="dxa"/>
              <w:bottom w:w="100" w:type="dxa"/>
              <w:right w:w="120" w:type="dxa"/>
            </w:tcMar>
          </w:tcPr>
          <w:p w14:paraId="2D14D27D" w14:textId="55D70CE0" w:rsidR="00C826F3" w:rsidRPr="00F53B57" w:rsidRDefault="00C826F3" w:rsidP="00C826F3">
            <w:pPr>
              <w:rPr>
                <w:sz w:val="20"/>
                <w:szCs w:val="20"/>
              </w:rPr>
            </w:pPr>
            <w:r w:rsidRPr="00F53B57">
              <w:rPr>
                <w:sz w:val="20"/>
                <w:szCs w:val="20"/>
              </w:rPr>
              <w:t>85%</w:t>
            </w:r>
          </w:p>
        </w:tc>
        <w:tc>
          <w:tcPr>
            <w:tcW w:w="713" w:type="pct"/>
            <w:tcBorders>
              <w:bottom w:val="single" w:sz="4" w:space="0" w:color="auto"/>
            </w:tcBorders>
            <w:tcMar>
              <w:top w:w="100" w:type="dxa"/>
              <w:left w:w="120" w:type="dxa"/>
              <w:bottom w:w="100" w:type="dxa"/>
              <w:right w:w="120" w:type="dxa"/>
            </w:tcMar>
          </w:tcPr>
          <w:p w14:paraId="12DBD61C" w14:textId="0EC0FC63" w:rsidR="00C826F3" w:rsidRPr="00F53B57" w:rsidRDefault="0056205E" w:rsidP="00C826F3">
            <w:pPr>
              <w:rPr>
                <w:sz w:val="20"/>
                <w:szCs w:val="20"/>
              </w:rPr>
            </w:pPr>
            <w:r w:rsidRPr="00F53B57">
              <w:rPr>
                <w:sz w:val="20"/>
                <w:szCs w:val="20"/>
              </w:rPr>
              <w:t>100%</w:t>
            </w:r>
          </w:p>
        </w:tc>
      </w:tr>
      <w:tr w:rsidR="00C826F3" w14:paraId="4ECC33EF" w14:textId="77777777" w:rsidTr="00C826F3">
        <w:trPr>
          <w:del w:id="9016" w:author="Isac Artzi" w:date="2026-08-24T12:00:00Z"/>
        </w:trPr>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3E4" w14:textId="77777777" w:rsidR="00C826F3" w:rsidRPr="00F53B57" w:rsidRDefault="00C826F3" w:rsidP="00C826F3">
            <w:pPr>
              <w:rPr>
                <w:rFonts w:ascii="Times New Roman" w:eastAsiaTheme="minorHAnsi" w:hAnsi="Times New Roman" w:cstheme="minorBidi"/>
                <w:b/>
                <w:bCs/>
                <w:kern w:val="2"/>
                <w:sz w:val="20"/>
                <w:szCs w:val="20"/>
                <w14:ligatures w14:val="standardContextual"/>
              </w:rPr>
            </w:pPr>
            <w:del w:id="9017" w:author="Isac Artzi" w:date="2026-08-24T12:00:00Z">
              <w:r w:rsidRPr="00F53B57">
                <w:rPr>
                  <w:rFonts w:ascii="Times New Roman" w:eastAsiaTheme="minorHAnsi" w:hAnsi="Times New Roman" w:cstheme="minorBidi"/>
                  <w:b/>
                  <w:bCs/>
                  <w:kern w:val="2"/>
                  <w:sz w:val="20"/>
                  <w:szCs w:val="20"/>
                  <w14:ligatures w14:val="standardContextual"/>
                </w:rPr>
                <w:delText>Pre-Training Objectives Comparison (MLM / CLM / T5 / Contrastive)</w:delText>
              </w:r>
            </w:del>
          </w:p>
        </w:tc>
        <w:tc>
          <w:tcPr>
            <w:tcW w:w="315" w:type="pct"/>
            <w:tcBorders>
              <w:top w:val="single" w:sz="4" w:space="0" w:color="auto"/>
              <w:left w:val="single" w:sz="4" w:space="0" w:color="auto"/>
              <w:bottom w:val="single" w:sz="4" w:space="0" w:color="auto"/>
              <w:right w:val="single" w:sz="4" w:space="0" w:color="auto"/>
            </w:tcBorders>
          </w:tcPr>
          <w:p w14:paraId="58C8F22F"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E6" w14:textId="50D6BAC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18" w:author="Isac Artzi" w:date="2026-08-24T12:00:00Z">
              <w:r w:rsidRPr="00F53B57">
                <w:rPr>
                  <w:rFonts w:ascii="Times New Roman" w:eastAsiaTheme="minorHAnsi" w:hAnsi="Times New Roman" w:cstheme="minorBidi"/>
                  <w:kern w:val="2"/>
                  <w:sz w:val="20"/>
                  <w:szCs w:val="20"/>
                  <w14:ligatures w14:val="standardContextual"/>
                </w:rPr>
                <w:delText>The pre-training objectives comparison is missing.</w:delText>
              </w:r>
            </w:del>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E8" w14:textId="1F9409F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19" w:author="Isac Artzi" w:date="2026-08-24T12:00:00Z">
              <w:r w:rsidRPr="00F53B57">
                <w:rPr>
                  <w:rFonts w:ascii="Times New Roman" w:eastAsiaTheme="minorHAnsi" w:hAnsi="Times New Roman" w:cstheme="minorBidi"/>
                  <w:kern w:val="2"/>
                  <w:sz w:val="20"/>
                  <w:szCs w:val="20"/>
                  <w14:ligatures w14:val="standardContextual"/>
                </w:rPr>
                <w:delText>A basic pre-training objective comparison is provided with notational errors. The downstream-task implications are absent.</w:delText>
              </w:r>
            </w:del>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EA" w14:textId="3E11BF2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20" w:author="Isac Artzi" w:date="2026-08-24T12:00:00Z">
              <w:r w:rsidRPr="00F53B57">
                <w:rPr>
                  <w:rFonts w:ascii="Times New Roman" w:eastAsiaTheme="minorHAnsi" w:hAnsi="Times New Roman" w:cstheme="minorBidi"/>
                  <w:kern w:val="2"/>
                  <w:sz w:val="20"/>
                  <w:szCs w:val="20"/>
                  <w14:ligatures w14:val="standardContextual"/>
                </w:rPr>
                <w:delText>The pre-training objectives comparison is present but the link between objective and downstream-task strengths lacks clarity.</w:delText>
              </w:r>
            </w:del>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EC" w14:textId="4ED73EF4"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21" w:author="Isac Artzi" w:date="2026-08-24T12:00:00Z">
              <w:r w:rsidRPr="00F53B57">
                <w:rPr>
                  <w:rFonts w:ascii="Times New Roman" w:eastAsiaTheme="minorHAnsi" w:hAnsi="Times New Roman" w:cstheme="minorBidi"/>
                  <w:kern w:val="2"/>
                  <w:sz w:val="20"/>
                  <w:szCs w:val="20"/>
                  <w14:ligatures w14:val="standardContextual"/>
                </w:rPr>
                <w:delText xml:space="preserve">The pre-training objectives comparison is clearly explained, with correct descriptions of MLM, CLM, span-corruption, and contrastive objectives plus the tasks each </w:delText>
              </w:r>
            </w:del>
            <w:proofErr w:type="gramStart"/>
            <w:del w:id="9022" w:author="Isac Artzi" w:date="2026-08-24T12:00:00Z">
              <w:r w:rsidRPr="00F53B57">
                <w:rPr>
                  <w:rFonts w:ascii="Times New Roman" w:eastAsiaTheme="minorHAnsi" w:hAnsi="Times New Roman" w:cstheme="minorBidi"/>
                  <w:kern w:val="2"/>
                  <w:sz w:val="20"/>
                  <w:szCs w:val="20"/>
                  <w14:ligatures w14:val="standardContextual"/>
                </w:rPr>
                <w:delText>favors</w:delText>
              </w:r>
            </w:del>
            <w:proofErr w:type="gramEnd"/>
            <w:del w:id="9023" w:author="Isac Artzi" w:date="2026-08-24T12:00:00Z">
              <w:r w:rsidRPr="00F53B57">
                <w:rPr>
                  <w:rFonts w:ascii="Times New Roman" w:eastAsiaTheme="minorHAnsi" w:hAnsi="Times New Roman" w:cstheme="minorBidi"/>
                  <w:kern w:val="2"/>
                  <w:sz w:val="20"/>
                  <w:szCs w:val="20"/>
                  <w14:ligatures w14:val="standardContextual"/>
                </w:rPr>
                <w:delText>.</w:delText>
              </w:r>
            </w:del>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EE" w14:textId="72D193C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24" w:author="Isac Artzi" w:date="2026-08-24T12:00:00Z">
              <w:r w:rsidRPr="00F53B57">
                <w:rPr>
                  <w:rFonts w:ascii="Times New Roman" w:eastAsiaTheme="minorHAnsi" w:hAnsi="Times New Roman" w:cstheme="minorBidi"/>
                  <w:kern w:val="2"/>
                  <w:sz w:val="20"/>
                  <w:szCs w:val="20"/>
                  <w14:ligatures w14:val="standardContextual"/>
                </w:rPr>
                <w:delText>The pre-training objectives comparison is rigorous. Each objective is derived, a task-suitability matrix is included, and an honest narrative of when zero-shot prompting beats fine-tuning is present.</w:delText>
              </w:r>
            </w:del>
          </w:p>
        </w:tc>
      </w:tr>
      <w:tr w:rsidR="00C826F3" w14:paraId="4ECC33EF" w14:textId="77777777" w:rsidTr="00C826F3">
        <w:trPr>
          <w:ins w:id="9001" w:author="Isac Artzi" w:date="2026-08-24T12:00:00Z"/>
        </w:trPr>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2FBA33A7" w14:textId="5B3BAAD6" w:rsidR="00C826F3" w:rsidRPr="00F53B57" w:rsidRDefault="00C826F3" w:rsidP="00C826F3">
            <w:pPr>
              <w:rPr>
                <w:ins w:id="9002" w:author="Isac Artzi" w:date="2026-08-24T12:00:00Z"/>
                <w:rFonts w:ascii="Times New Roman" w:eastAsiaTheme="minorHAnsi" w:hAnsi="Times New Roman" w:cstheme="minorBidi"/>
                <w:b/>
                <w:bCs/>
                <w:kern w:val="2"/>
                <w:sz w:val="20"/>
                <w:szCs w:val="20"/>
                <w14:ligatures w14:val="standardContextual"/>
              </w:rPr>
            </w:pPr>
            <w:ins w:id="9003" w:author="Isac Artzi" w:date="2026-08-24T12:00:00Z">
              <w:r>
                <w:t xml:space="preserve">Dataset Preparation &amp; Split Discipline</w:t>
              </w:r>
            </w:ins>
          </w:p>
        </w:tc>
        <w:tc>
          <w:tcPr>
            <w:tcW w:w="315" w:type="pct"/>
            <w:tcBorders>
              <w:top w:val="single" w:sz="4" w:space="0" w:color="auto"/>
              <w:left w:val="single" w:sz="4" w:space="0" w:color="auto"/>
              <w:bottom w:val="single" w:sz="4" w:space="0" w:color="auto"/>
              <w:right w:val="single" w:sz="4" w:space="0" w:color="auto"/>
            </w:tcBorders>
          </w:tcPr>
          <w:p w14:paraId="1264849F" w14:textId="3EEBAB46" w:rsidR="00C826F3" w:rsidRPr="00F53B57" w:rsidRDefault="00C826F3" w:rsidP="00C826F3">
            <w:pPr>
              <w:spacing w:before="60"/>
              <w:rPr>
                <w:ins w:id="9004" w:author="Isac Artzi" w:date="2026-08-24T12:00:00Z"/>
                <w:rFonts w:ascii="Times New Roman" w:eastAsiaTheme="minorHAnsi" w:hAnsi="Times New Roman" w:cstheme="minorBidi"/>
                <w:kern w:val="2"/>
                <w:sz w:val="20"/>
                <w:szCs w:val="20"/>
                <w14:ligatures w14:val="standardContextual"/>
              </w:rPr>
            </w:pPr>
            <w:ins w:id="9005" w:author="Isac Artzi" w:date="2026-08-24T12:00:00Z">
              <w:r>
                <w:t xml:space="preserve"/>
              </w:r>
            </w:ins>
            <w:ins w:id="9079" w:author="Isac Artzi" w:date="2026-08-24T12:00:00Z">
              <w:r>
                <w:t xml:space="preserve">10%</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A1E129E2" w14:textId="3D0D5BAD" w:rsidR="00C826F3" w:rsidRPr="00F53B57" w:rsidRDefault="00C826F3" w:rsidP="00C826F3">
            <w:pPr>
              <w:spacing w:before="60"/>
              <w:rPr>
                <w:ins w:id="9006" w:author="Isac Artzi" w:date="2026-08-24T12:00:00Z"/>
                <w:rFonts w:ascii="Times New Roman" w:eastAsiaTheme="minorHAnsi" w:hAnsi="Times New Roman" w:cstheme="minorBidi"/>
                <w:kern w:val="2"/>
                <w:sz w:val="20"/>
                <w:szCs w:val="20"/>
                <w14:ligatures w14:val="standardContextual"/>
              </w:rPr>
            </w:pPr>
            <w:ins w:id="9007" w:author="Isac Artzi" w:date="2026-08-24T12:00:00Z">
              <w:r>
                <w:t xml:space="preserve">The training corpus is not loaded into the data layer, or no split is defined.</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D26C17B3" w14:textId="31D0244C" w:rsidR="00C826F3" w:rsidRPr="00F53B57" w:rsidRDefault="00C826F3" w:rsidP="00C826F3">
            <w:pPr>
              <w:spacing w:before="60"/>
              <w:rPr>
                <w:ins w:id="9008" w:author="Isac Artzi" w:date="2026-08-24T12:00:00Z"/>
                <w:rFonts w:ascii="Times New Roman" w:eastAsiaTheme="minorHAnsi" w:hAnsi="Times New Roman" w:cstheme="minorBidi"/>
                <w:kern w:val="2"/>
                <w:sz w:val="20"/>
                <w:szCs w:val="20"/>
                <w14:ligatures w14:val="standardContextual"/>
              </w:rPr>
            </w:pPr>
            <w:ins w:id="9009" w:author="Isac Artzi" w:date="2026-08-24T12:00:00Z">
              <w:r>
                <w:t xml:space="preserve">The corpus is loaded but the train/validation/test split is undocumented, or examples leak between splits.</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7665158" w14:textId="A5847E97" w:rsidR="00C826F3" w:rsidRPr="00F53B57" w:rsidRDefault="00C826F3" w:rsidP="00C826F3">
            <w:pPr>
              <w:spacing w:before="60"/>
              <w:rPr>
                <w:ins w:id="9010" w:author="Isac Artzi" w:date="2026-08-24T12:00:00Z"/>
                <w:rFonts w:ascii="Times New Roman" w:eastAsiaTheme="minorHAnsi" w:hAnsi="Times New Roman" w:cstheme="minorBidi"/>
                <w:kern w:val="2"/>
                <w:sz w:val="20"/>
                <w:szCs w:val="20"/>
                <w14:ligatures w14:val="standardContextual"/>
              </w:rPr>
            </w:pPr>
            <w:ins w:id="9011" w:author="Isac Artzi" w:date="2026-08-24T12:00:00Z">
              <w:r>
                <w:t xml:space="preserve">The corpus is loaded with a documented split, but tokenization choices and data cleaning are not described.</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B3FD42C" w14:textId="44029E05" w:rsidR="00C826F3" w:rsidRPr="00F53B57" w:rsidRDefault="00C826F3" w:rsidP="00C826F3">
            <w:pPr>
              <w:spacing w:before="60"/>
              <w:rPr>
                <w:ins w:id="9012" w:author="Isac Artzi" w:date="2026-08-24T12:00:00Z"/>
                <w:rFonts w:ascii="Times New Roman" w:eastAsiaTheme="minorHAnsi" w:hAnsi="Times New Roman" w:cstheme="minorBidi"/>
                <w:kern w:val="2"/>
                <w:sz w:val="20"/>
                <w:szCs w:val="20"/>
                <w14:ligatures w14:val="standardContextual"/>
              </w:rPr>
            </w:pPr>
            <w:ins w:id="9013" w:author="Isac Artzi" w:date="2026-08-24T12:00:00Z">
              <w:r>
                <w:t xml:space="preserve">The corpus is loaded into the documents table with split labels, and the README documents the train/validation/test split, tokenization choices, and any cleaning.</w:t>
              </w:r>
            </w:ins>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8C3ABC72" w14:textId="D0EFB16D" w:rsidR="00C826F3" w:rsidRPr="00F53B57" w:rsidRDefault="00C826F3" w:rsidP="00C826F3">
            <w:pPr>
              <w:spacing w:before="60"/>
              <w:rPr>
                <w:ins w:id="9014" w:author="Isac Artzi" w:date="2026-08-24T12:00:00Z"/>
                <w:rFonts w:ascii="Times New Roman" w:eastAsiaTheme="minorHAnsi" w:hAnsi="Times New Roman" w:cstheme="minorBidi"/>
                <w:kern w:val="2"/>
                <w:sz w:val="20"/>
                <w:szCs w:val="20"/>
                <w14:ligatures w14:val="standardContextual"/>
              </w:rPr>
            </w:pPr>
            <w:ins w:id="9015" w:author="Isac Artzi" w:date="2026-08-24T12:00:00Z">
              <w:r>
                <w:t xml:space="preserve">The corpus is loaded with split labels by a reproducible loader. The README documents the split, tokenization, and cleaning decisions, reports class balance or length distribution, and explains why the split prevents leakage into the evaluation set.</w:t>
              </w:r>
            </w:ins>
          </w:p>
        </w:tc>
      </w:tr>
      <w:tr w:rsidR="00C826F3" w:rsidRPr="00902F50" w14:paraId="4ECC33FB"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3F0" w14:textId="77777777" w:rsidR="00C826F3" w:rsidRPr="00F53B57" w:rsidRDefault="00C826F3" w:rsidP="00C826F3">
            <w:pPr>
              <w:spacing w:before="60"/>
              <w:rPr>
                <w:rFonts w:ascii="Times New Roman" w:eastAsiaTheme="minorHAnsi" w:hAnsi="Times New Roman" w:cstheme="minorBidi"/>
                <w:b/>
                <w:bCs/>
                <w:kern w:val="2"/>
                <w:sz w:val="20"/>
                <w:szCs w:val="20"/>
                <w14:ligatures w14:val="standardContextual"/>
              </w:rPr>
            </w:pPr>
            <w:r w:rsidRPr="00F53B57">
              <w:rPr>
                <w:rFonts w:ascii="Times New Roman" w:eastAsiaTheme="minorHAnsi" w:hAnsi="Times New Roman" w:cstheme="minorBidi"/>
                <w:b/>
                <w:bCs/>
                <w:kern w:val="2"/>
                <w:sz w:val="20"/>
                <w:szCs w:val="20"/>
                <w14:ligatures w14:val="standardContextual"/>
              </w:rPr>
              <w:t>Fine-Tuning Workflow &amp; Trainer Experimentation</w:t>
            </w:r>
          </w:p>
        </w:tc>
        <w:tc>
          <w:tcPr>
            <w:tcW w:w="315" w:type="pct"/>
            <w:tcBorders>
              <w:top w:val="single" w:sz="4" w:space="0" w:color="auto"/>
              <w:left w:val="single" w:sz="4" w:space="0" w:color="auto"/>
              <w:bottom w:val="single" w:sz="4" w:space="0" w:color="auto"/>
              <w:right w:val="single" w:sz="4" w:space="0" w:color="auto"/>
            </w:tcBorders>
          </w:tcPr>
          <w:p w14:paraId="69D45226"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ins w:id="9080" w:author="Isac Artzi" w:date="2026-08-24T12:00:00Z">
              <w:r>
                <w:t xml:space="preserve">14%</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F2" w14:textId="45FBD98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The fine-tuning workflow is not present or does not run. The experimentation log is not present.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F4" w14:textId="13ECD42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The fine-tuning workflow runs only one configuration. The experimentation log is not present.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F6" w14:textId="041D955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 xml:space="preserve">The fine-tuning workflow runs three </w:t>
            </w:r>
            <w:proofErr w:type="gramStart"/>
            <w:r w:rsidRPr="00F53B57">
              <w:rPr>
                <w:rFonts w:ascii="Times New Roman" w:eastAsiaTheme="minorHAnsi" w:hAnsi="Times New Roman" w:cstheme="minorBidi"/>
                <w:kern w:val="2"/>
                <w:sz w:val="20"/>
                <w:szCs w:val="20"/>
                <w14:ligatures w14:val="standardContextual"/>
              </w:rPr>
              <w:t>configurations</w:t>
            </w:r>
            <w:proofErr w:type="gramEnd"/>
            <w:r w:rsidRPr="00F53B57">
              <w:rPr>
                <w:rFonts w:ascii="Times New Roman" w:eastAsiaTheme="minorHAnsi" w:hAnsi="Times New Roman" w:cstheme="minorBidi"/>
                <w:kern w:val="2"/>
                <w:sz w:val="20"/>
                <w:szCs w:val="20"/>
                <w14:ligatures w14:val="standardContextual"/>
              </w:rPr>
              <w:t xml:space="preserve"> but the experimentation log is incomplete.</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F8" w14:textId="3AEC8950"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 xml:space="preserve">The fine-tuning workflow runs ≥3 configurations, every run </w:t>
            </w:r>
            <w:proofErr w:type="gramStart"/>
            <w:r w:rsidRPr="00F53B57">
              <w:rPr>
                <w:rFonts w:ascii="Times New Roman" w:eastAsiaTheme="minorHAnsi" w:hAnsi="Times New Roman" w:cstheme="minorBidi"/>
                <w:kern w:val="2"/>
                <w:sz w:val="20"/>
                <w:szCs w:val="20"/>
                <w14:ligatures w14:val="standardContextual"/>
              </w:rPr>
              <w:t>is persisted</w:t>
            </w:r>
            <w:proofErr w:type="gramEnd"/>
            <w:r w:rsidRPr="00F53B57">
              <w:rPr>
                <w:rFonts w:ascii="Times New Roman" w:eastAsiaTheme="minorHAnsi" w:hAnsi="Times New Roman" w:cstheme="minorBidi"/>
                <w:kern w:val="2"/>
                <w:sz w:val="20"/>
                <w:szCs w:val="20"/>
                <w14:ligatures w14:val="standardContextual"/>
              </w:rPr>
              <w:t xml:space="preserve"> as an experiments row in </w:t>
            </w:r>
            <w:proofErr w:type="spellStart"/>
            <w:r w:rsidRPr="00F53B57">
              <w:rPr>
                <w:rFonts w:ascii="Times New Roman" w:eastAsiaTheme="minorHAnsi" w:hAnsi="Times New Roman" w:cstheme="minorBidi"/>
                <w:kern w:val="2"/>
                <w:sz w:val="20"/>
                <w:szCs w:val="20"/>
                <w14:ligatures w14:val="standardContextual"/>
              </w:rPr>
              <w:t>Supabase</w:t>
            </w:r>
            <w:proofErr w:type="spellEnd"/>
            <w:r w:rsidRPr="00F53B57">
              <w:rPr>
                <w:rFonts w:ascii="Times New Roman" w:eastAsiaTheme="minorHAnsi" w:hAnsi="Times New Roman" w:cstheme="minorBidi"/>
                <w:kern w:val="2"/>
                <w:sz w:val="20"/>
                <w:szCs w:val="20"/>
                <w14:ligatures w14:val="standardContextual"/>
              </w:rPr>
              <w:t>, and the best checkpoint is kept.</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FA" w14:textId="2629425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45" w:author="Isac Artzi" w:date="2026-08-24T12:00:00Z">
              <w:r w:rsidRPr="00F53B57">
                <w:rPr>
                  <w:rFonts w:ascii="Times New Roman" w:eastAsiaTheme="minorHAnsi" w:hAnsi="Times New Roman" w:cstheme="minorBidi"/>
                  <w:kern w:val="2"/>
                  <w:sz w:val="20"/>
                  <w:szCs w:val="20"/>
                  <w14:ligatures w14:val="standardContextual"/>
                </w:rPr>
                <w:delText xml:space="preserve">The fine-tuning workflow runs ≥3 configurations with seeded reproducibility, every run </w:delText>
              </w:r>
            </w:del>
            <w:proofErr w:type="gramStart"/>
            <w:del w:id="9046" w:author="Isac Artzi" w:date="2026-08-24T12:00:00Z">
              <w:r w:rsidRPr="00F53B57">
                <w:rPr>
                  <w:rFonts w:ascii="Times New Roman" w:eastAsiaTheme="minorHAnsi" w:hAnsi="Times New Roman" w:cstheme="minorBidi"/>
                  <w:kern w:val="2"/>
                  <w:sz w:val="20"/>
                  <w:szCs w:val="20"/>
                  <w14:ligatures w14:val="standardContextual"/>
                </w:rPr>
                <w:delText>is persisted</w:delText>
              </w:r>
            </w:del>
            <w:proofErr w:type="gramEnd"/>
            <w:del w:id="9047" w:author="Isac Artzi" w:date="2026-08-24T12:00:00Z">
              <w:r w:rsidRPr="00F53B57">
                <w:rPr>
                  <w:rFonts w:ascii="Times New Roman" w:eastAsiaTheme="minorHAnsi" w:hAnsi="Times New Roman" w:cstheme="minorBidi"/>
                  <w:kern w:val="2"/>
                  <w:sz w:val="20"/>
                  <w:szCs w:val="20"/>
                  <w14:ligatures w14:val="standardContextual"/>
                </w:rPr>
                <w:delText xml:space="preserve"> </w:delText>
              </w:r>
            </w:del>
            <w:proofErr w:type="gramStart"/>
            <w:del w:id="9048" w:author="Isac Artzi" w:date="2026-08-24T12:00:00Z">
              <w:r w:rsidRPr="00F53B57">
                <w:rPr>
                  <w:rFonts w:ascii="Times New Roman" w:eastAsiaTheme="minorHAnsi" w:hAnsi="Times New Roman" w:cstheme="minorBidi"/>
                  <w:kern w:val="2"/>
                  <w:sz w:val="20"/>
                  <w:szCs w:val="20"/>
                  <w14:ligatures w14:val="standardContextual"/>
                </w:rPr>
                <w:delText>to</w:delText>
              </w:r>
            </w:del>
            <w:proofErr w:type="gramEnd"/>
            <w:del w:id="9049" w:author="Isac Artzi" w:date="2026-08-24T12:00:00Z">
              <w:r w:rsidRPr="00F53B57">
                <w:rPr>
                  <w:rFonts w:ascii="Times New Roman" w:eastAsiaTheme="minorHAnsi" w:hAnsi="Times New Roman" w:cstheme="minorBidi"/>
                  <w:kern w:val="2"/>
                  <w:sz w:val="20"/>
                  <w:szCs w:val="20"/>
                  <w14:ligatures w14:val="standardContextual"/>
                </w:rPr>
                <w:delText xml:space="preserve"> experiments, the best checkpoint is deployed behind </w:delText>
              </w:r>
            </w:del>
            <w:proofErr w:type="spellStart"/>
            <w:del w:id="9050" w:author="Isac Artzi" w:date="2026-08-24T12:00:00Z">
              <w:r w:rsidRPr="00F53B57">
                <w:rPr>
                  <w:rFonts w:ascii="Times New Roman" w:eastAsiaTheme="minorHAnsi" w:hAnsi="Times New Roman" w:cstheme="minorBidi"/>
                  <w:kern w:val="2"/>
                  <w:sz w:val="20"/>
                  <w:szCs w:val="20"/>
                  <w14:ligatures w14:val="standardContextual"/>
                </w:rPr>
                <w:delText>FastAPI</w:delText>
              </w:r>
            </w:del>
            <w:proofErr w:type="spellEnd"/>
            <w:del w:id="9051" w:author="Isac Artzi" w:date="2026-08-24T12:00:00Z">
              <w:r w:rsidRPr="00F53B57">
                <w:rPr>
                  <w:rFonts w:ascii="Times New Roman" w:eastAsiaTheme="minorHAnsi" w:hAnsi="Times New Roman" w:cstheme="minorBidi"/>
                  <w:kern w:val="2"/>
                  <w:sz w:val="20"/>
                  <w:szCs w:val="20"/>
                  <w14:ligatures w14:val="standardContextual"/>
                </w:rPr>
                <w:delText xml:space="preserve">, and an experiment leaderboard is surfaced in </w:delText>
              </w:r>
            </w:del>
            <w:proofErr w:type="spellStart"/>
            <w:del w:id="9052" w:author="Isac Artzi" w:date="2026-08-24T12:00:00Z">
              <w:r w:rsidRPr="00F53B57">
                <w:rPr>
                  <w:rFonts w:ascii="Times New Roman" w:eastAsiaTheme="minorHAnsi" w:hAnsi="Times New Roman" w:cstheme="minorBidi"/>
                  <w:kern w:val="2"/>
                  <w:sz w:val="20"/>
                  <w:szCs w:val="20"/>
                  <w14:ligatures w14:val="standardContextual"/>
                </w:rPr>
                <w:delText>Streamlit</w:delText>
              </w:r>
            </w:del>
            <w:proofErr w:type="spellEnd"/>
            <w:del w:id="9053" w:author="Isac Artzi" w:date="2026-08-24T12:00:00Z">
              <w:r w:rsidRPr="00F53B57">
                <w:rPr>
                  <w:rFonts w:ascii="Times New Roman" w:eastAsiaTheme="minorHAnsi" w:hAnsi="Times New Roman" w:cstheme="minorBidi"/>
                  <w:kern w:val="2"/>
                  <w:sz w:val="20"/>
                  <w:szCs w:val="20"/>
                  <w14:ligatures w14:val="standardContextual"/>
                </w:rPr>
                <w:delText>.</w:delText>
              </w:r>
            </w:del>
            <w:ins w:id="9054" w:author="Isac Artzi" w:date="2026-08-24T12:00:00Z">
              <w:r>
                <w:t xml:space="preserve">The fine-tuning workflow runs at least three configurations with seeded reproducibility, every run is persisted to experiments, the best checkpoint is the one deployed behind FastAPI, and GET /experiments returns the leaderboard from the experiment store.</w:t>
              </w:r>
            </w:ins>
          </w:p>
        </w:tc>
      </w:tr>
      <w:tr w:rsidR="00C826F3" w:rsidRPr="00902F50" w14:paraId="4ECC3407"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3FC" w14:textId="77777777" w:rsidR="00C826F3" w:rsidRPr="00F53B57" w:rsidRDefault="00C826F3" w:rsidP="00C826F3">
            <w:pPr>
              <w:spacing w:before="60"/>
              <w:rPr>
                <w:rFonts w:ascii="Times New Roman" w:eastAsiaTheme="minorHAnsi" w:hAnsi="Times New Roman" w:cstheme="minorBidi"/>
                <w:b/>
                <w:bCs/>
                <w:kern w:val="2"/>
                <w:sz w:val="20"/>
                <w:szCs w:val="20"/>
                <w14:ligatures w14:val="standardContextual"/>
              </w:rPr>
            </w:pPr>
            <w:r w:rsidRPr="00F53B57">
              <w:rPr>
                <w:rFonts w:ascii="Times New Roman" w:eastAsiaTheme="minorHAnsi" w:hAnsi="Times New Roman" w:cstheme="minorBidi"/>
                <w:b/>
                <w:bCs/>
                <w:kern w:val="2"/>
                <w:sz w:val="20"/>
                <w:szCs w:val="20"/>
                <w14:ligatures w14:val="standardContextual"/>
              </w:rPr>
              <w:t>Zero-Shot Baseline &amp; Δ-Improvement Analysis</w:t>
            </w:r>
          </w:p>
        </w:tc>
        <w:tc>
          <w:tcPr>
            <w:tcW w:w="315" w:type="pct"/>
            <w:tcBorders>
              <w:top w:val="single" w:sz="4" w:space="0" w:color="auto"/>
              <w:left w:val="single" w:sz="4" w:space="0" w:color="auto"/>
              <w:bottom w:val="single" w:sz="4" w:space="0" w:color="auto"/>
              <w:right w:val="single" w:sz="4" w:space="0" w:color="auto"/>
            </w:tcBorders>
          </w:tcPr>
          <w:p w14:paraId="203993FE"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ins w:id="9081" w:author="Isac Artzi" w:date="2026-08-24T12:00:00Z">
              <w:r>
                <w:t xml:space="preserve">12%</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3FE" w14:textId="04ADF26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No zero-shot baseline is established.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00" w14:textId="59DF40B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The zero-shot baseline is established but Δ-</w:t>
            </w:r>
            <w:r w:rsidRPr="00F53B57">
              <w:rPr>
                <w:rFonts w:ascii="Times New Roman" w:eastAsiaTheme="minorHAnsi" w:hAnsi="Times New Roman" w:cstheme="minorBidi"/>
                <w:kern w:val="2"/>
                <w:sz w:val="20"/>
                <w:szCs w:val="20"/>
                <w14:ligatures w14:val="standardContextual"/>
              </w:rPr>
              <w:lastRenderedPageBreak/>
              <w:t>improvement is not reported.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02" w14:textId="30E486F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lastRenderedPageBreak/>
              <w:t xml:space="preserve">The zero-shot baseline is established and Δ is reported but bootstrap </w:t>
            </w:r>
            <w:r w:rsidRPr="00F53B57">
              <w:rPr>
                <w:rFonts w:ascii="Times New Roman" w:eastAsiaTheme="minorHAnsi" w:hAnsi="Times New Roman" w:cstheme="minorBidi"/>
                <w:kern w:val="2"/>
                <w:sz w:val="20"/>
                <w:szCs w:val="20"/>
                <w14:ligatures w14:val="standardContextual"/>
              </w:rPr>
              <w:lastRenderedPageBreak/>
              <w:t>confidence intervals are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04" w14:textId="79D33DC2"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lastRenderedPageBreak/>
              <w:t xml:space="preserve">A zero-shot baseline is established, Δ-improvement is </w:t>
            </w:r>
            <w:r w:rsidRPr="00F53B57">
              <w:rPr>
                <w:rFonts w:ascii="Times New Roman" w:eastAsiaTheme="minorHAnsi" w:hAnsi="Times New Roman" w:cstheme="minorBidi"/>
                <w:kern w:val="2"/>
                <w:sz w:val="20"/>
                <w:szCs w:val="20"/>
                <w14:ligatures w14:val="standardContextual"/>
              </w:rPr>
              <w:lastRenderedPageBreak/>
              <w:t>reported with task-appropriate metrics, and a 95% bootstrap CI is included.</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06" w14:textId="065EE32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55" w:author="Isac Artzi" w:date="2026-08-24T12:00:00Z">
              <w:r w:rsidRPr="00F53B57">
                <w:rPr>
                  <w:rFonts w:ascii="Times New Roman" w:eastAsiaTheme="minorHAnsi" w:hAnsi="Times New Roman" w:cstheme="minorBidi"/>
                  <w:kern w:val="2"/>
                  <w:sz w:val="20"/>
                  <w:szCs w:val="20"/>
                  <w14:ligatures w14:val="standardContextual"/>
                </w:rPr>
                <w:lastRenderedPageBreak/>
                <w:delText xml:space="preserve">A zero-shot baseline is established as a row in experiments. The </w:delText>
              </w:r>
            </w:del>
            <w:del w:id="9056" w:author="Isac Artzi" w:date="2026-08-24T12:00:00Z">
              <w:r w:rsidRPr="00F53B57">
                <w:rPr>
                  <w:rFonts w:ascii="Times New Roman" w:eastAsiaTheme="minorHAnsi" w:hAnsi="Times New Roman" w:cstheme="minorBidi"/>
                  <w:kern w:val="2"/>
                  <w:sz w:val="20"/>
                  <w:szCs w:val="20"/>
                  <w14:ligatures w14:val="standardContextual"/>
                </w:rPr>
                <w:lastRenderedPageBreak/>
                <w:delText xml:space="preserve">Δ-improvement is reported with bootstrap CIs, and the </w:delText>
              </w:r>
            </w:del>
            <w:proofErr w:type="spellStart"/>
            <w:del w:id="9057" w:author="Isac Artzi" w:date="2026-08-24T12:00:00Z">
              <w:r w:rsidRPr="00F53B57">
                <w:rPr>
                  <w:rFonts w:ascii="Times New Roman" w:eastAsiaTheme="minorHAnsi" w:hAnsi="Times New Roman" w:cstheme="minorBidi"/>
                  <w:kern w:val="2"/>
                  <w:sz w:val="20"/>
                  <w:szCs w:val="20"/>
                  <w14:ligatures w14:val="standardContextual"/>
                </w:rPr>
                <w:delText>Streamlit</w:delText>
              </w:r>
            </w:del>
            <w:proofErr w:type="spellEnd"/>
            <w:del w:id="9058" w:author="Isac Artzi" w:date="2026-08-24T12:00:00Z">
              <w:r w:rsidRPr="00F53B57">
                <w:rPr>
                  <w:rFonts w:ascii="Times New Roman" w:eastAsiaTheme="minorHAnsi" w:hAnsi="Times New Roman" w:cstheme="minorBidi"/>
                  <w:kern w:val="2"/>
                  <w:sz w:val="20"/>
                  <w:szCs w:val="20"/>
                  <w14:ligatures w14:val="standardContextual"/>
                </w:rPr>
                <w:delText xml:space="preserve"> ‘Try It’ tab renders fine-tuned and zero-shot outputs side-by-side on user input.</w:delText>
              </w:r>
            </w:del>
            <w:ins w:id="9059" w:author="Isac Artzi" w:date="2026-08-24T12:00:00Z">
              <w:r>
                <w:t xml:space="preserve">A zero-shot baseline is established as a row in experiments. The Δ-improvement is reported with bootstrap confidence intervals, and /predict_zero_shot returns the baseline output for the same input that /predict serves from the fine-tuned model.</w:t>
              </w:r>
            </w:ins>
          </w:p>
        </w:tc>
      </w:tr>
      <w:tr w:rsidR="00C826F3" w:rsidRPr="00902F50" w14:paraId="4ECC3413"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408" w14:textId="77777777" w:rsidR="00C826F3" w:rsidRPr="00F53B57" w:rsidRDefault="00C826F3" w:rsidP="00C826F3">
            <w:pPr>
              <w:spacing w:before="60"/>
              <w:rPr>
                <w:rFonts w:ascii="Times New Roman" w:eastAsiaTheme="minorHAnsi" w:hAnsi="Times New Roman" w:cstheme="minorBidi"/>
                <w:b/>
                <w:bCs/>
                <w:kern w:val="2"/>
                <w:sz w:val="20"/>
                <w:szCs w:val="20"/>
                <w14:ligatures w14:val="standardContextual"/>
              </w:rPr>
            </w:pPr>
            <w:r w:rsidRPr="00F53B57">
              <w:rPr>
                <w:rFonts w:ascii="Times New Roman" w:eastAsiaTheme="minorHAnsi" w:hAnsi="Times New Roman" w:cstheme="minorBidi"/>
                <w:b/>
                <w:bCs/>
                <w:kern w:val="2"/>
                <w:sz w:val="20"/>
                <w:szCs w:val="20"/>
                <w14:ligatures w14:val="standardContextual"/>
              </w:rPr>
              <w:lastRenderedPageBreak/>
              <w:t>Cost-and-Quality Story for Stakeholders</w:t>
            </w:r>
          </w:p>
        </w:tc>
        <w:tc>
          <w:tcPr>
            <w:tcW w:w="315" w:type="pct"/>
            <w:tcBorders>
              <w:top w:val="single" w:sz="4" w:space="0" w:color="auto"/>
              <w:left w:val="single" w:sz="4" w:space="0" w:color="auto"/>
              <w:bottom w:val="single" w:sz="4" w:space="0" w:color="auto"/>
              <w:right w:val="single" w:sz="4" w:space="0" w:color="auto"/>
            </w:tcBorders>
          </w:tcPr>
          <w:p w14:paraId="1904CEF6"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ins w:id="9082" w:author="Isac Artzi" w:date="2026-08-24T12:00:00Z">
              <w:r>
                <w:t xml:space="preserve">10%</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0A" w14:textId="209541AA"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No cost or quality analysis is provided.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0C" w14:textId="07944C6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60" w:author="Isac Artzi" w:date="2026-08-24T12:00:00Z">
              <w:r w:rsidRPr="00F53B57">
                <w:rPr>
                  <w:rFonts w:ascii="Times New Roman" w:eastAsiaTheme="minorHAnsi" w:hAnsi="Times New Roman" w:cstheme="minorBidi"/>
                  <w:kern w:val="2"/>
                  <w:sz w:val="20"/>
                  <w:szCs w:val="20"/>
                  <w14:ligatures w14:val="standardContextual"/>
                </w:rPr>
                <w:delText>Either a cost or quality story for stakeholders cost or quality is discussed but not both.</w:delText>
              </w:r>
            </w:del>
            <w:ins w:id="9061" w:author="Isac Artzi" w:date="2026-08-24T12:00:00Z">
              <w:r>
                <w:t xml:space="preserve">Either the cost story or the quality story is discussed, but not both.</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0E" w14:textId="1A08D65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Both a cost and quality story for stakeholders are briefly discussed but lack numerical evidence.</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10" w14:textId="19A6F94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Both a cost and quality story for stakeholders are adequately discussed with numerical evidence (latency, estimated frontier cost, headline metric).</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12" w14:textId="5FD0D11A"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 xml:space="preserve">Both a cost and quality story for stakeholders are comprehensively discussed with numerical evidence sourced from </w:t>
            </w:r>
            <w:proofErr w:type="spellStart"/>
            <w:r w:rsidRPr="00F53B57">
              <w:rPr>
                <w:rFonts w:ascii="Times New Roman" w:eastAsiaTheme="minorHAnsi" w:hAnsi="Times New Roman" w:cstheme="minorBidi"/>
                <w:kern w:val="2"/>
                <w:sz w:val="20"/>
                <w:szCs w:val="20"/>
                <w14:ligatures w14:val="standardContextual"/>
              </w:rPr>
              <w:t>Supabase</w:t>
            </w:r>
            <w:proofErr w:type="spellEnd"/>
            <w:r w:rsidRPr="00F53B57">
              <w:rPr>
                <w:rFonts w:ascii="Times New Roman" w:eastAsiaTheme="minorHAnsi" w:hAnsi="Times New Roman" w:cstheme="minorBidi"/>
                <w:kern w:val="2"/>
                <w:sz w:val="20"/>
                <w:szCs w:val="20"/>
                <w14:ligatures w14:val="standardContextual"/>
              </w:rPr>
              <w:t>, framed for the named customer scenario. The engineering recommendation is defensible (cite numbers, not adjectives).</w:t>
            </w:r>
          </w:p>
        </w:tc>
      </w:tr>
      <w:tr w:rsidR="00C826F3" w:rsidRPr="00902F50" w14:paraId="4ECC341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414" w14:textId="77777777" w:rsidR="00C826F3" w:rsidRPr="00F53B57" w:rsidRDefault="00C826F3" w:rsidP="00C826F3">
            <w:pPr>
              <w:spacing w:before="60"/>
              <w:rPr>
                <w:rFonts w:ascii="Times New Roman" w:eastAsiaTheme="minorHAnsi" w:hAnsi="Times New Roman" w:cstheme="minorBidi"/>
                <w:b/>
                <w:bCs/>
                <w:kern w:val="2"/>
                <w:sz w:val="20"/>
                <w:szCs w:val="20"/>
                <w14:ligatures w14:val="standardContextual"/>
              </w:rPr>
            </w:pPr>
            <w:del w:id="9025" w:author="Isac Artzi" w:date="2026-08-24T12:00:00Z">
              <w:r w:rsidRPr="00F53B57">
                <w:rPr>
                  <w:rFonts w:ascii="Times New Roman" w:eastAsiaTheme="minorHAnsi" w:hAnsi="Times New Roman" w:cstheme="minorBidi"/>
                  <w:b/>
                  <w:bCs/>
                  <w:kern w:val="2"/>
                  <w:sz w:val="20"/>
                  <w:szCs w:val="20"/>
                  <w14:ligatures w14:val="standardContextual"/>
                </w:rPr>
                <w:delText xml:space="preserve">Three-Cloud Deployment &amp; </w:delText>
              </w:r>
            </w:del>
            <w:proofErr w:type="spellStart"/>
            <w:del w:id="9026" w:author="Isac Artzi" w:date="2026-08-24T12:00:00Z">
              <w:r w:rsidRPr="00F53B57">
                <w:rPr>
                  <w:rFonts w:ascii="Times New Roman" w:eastAsiaTheme="minorHAnsi" w:hAnsi="Times New Roman" w:cstheme="minorBidi"/>
                  <w:b/>
                  <w:bCs/>
                  <w:kern w:val="2"/>
                  <w:sz w:val="20"/>
                  <w:szCs w:val="20"/>
                  <w14:ligatures w14:val="standardContextual"/>
                </w:rPr>
                <w:delText>Streamlit</w:delText>
              </w:r>
            </w:del>
            <w:proofErr w:type="spellEnd"/>
            <w:del w:id="9027" w:author="Isac Artzi" w:date="2026-08-24T12:00:00Z">
              <w:r w:rsidRPr="00F53B57">
                <w:rPr>
                  <w:rFonts w:ascii="Times New Roman" w:eastAsiaTheme="minorHAnsi" w:hAnsi="Times New Roman" w:cstheme="minorBidi"/>
                  <w:b/>
                  <w:bCs/>
                  <w:kern w:val="2"/>
                  <w:sz w:val="20"/>
                  <w:szCs w:val="20"/>
                  <w14:ligatures w14:val="standardContextual"/>
                </w:rPr>
                <w:delText xml:space="preserve"> Tabs</w:delText>
              </w:r>
            </w:del>
            <w:ins w:id="9028" w:author="Isac Artzi" w:date="2026-08-24T12:00:00Z">
              <w:r>
                <w:t xml:space="preserve">Service Deployment &amp; Experiment Store</w:t>
              </w:r>
            </w:ins>
          </w:p>
        </w:tc>
        <w:tc>
          <w:tcPr>
            <w:tcW w:w="315" w:type="pct"/>
            <w:tcBorders>
              <w:top w:val="single" w:sz="4" w:space="0" w:color="auto"/>
              <w:left w:val="single" w:sz="4" w:space="0" w:color="auto"/>
              <w:bottom w:val="single" w:sz="4" w:space="0" w:color="auto"/>
              <w:right w:val="single" w:sz="4" w:space="0" w:color="auto"/>
            </w:tcBorders>
          </w:tcPr>
          <w:p w14:paraId="1634BC2E"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ins w:id="9083" w:author="Isac Artzi" w:date="2026-08-24T12:00:00Z">
              <w:r>
                <w:t xml:space="preserve">12%</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16" w14:textId="1EF0C7F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29" w:author="Isac Artzi" w:date="2026-08-24T12:00:00Z">
              <w:r w:rsidRPr="00F53B57">
                <w:rPr>
                  <w:rFonts w:ascii="Times New Roman" w:eastAsiaTheme="minorHAnsi" w:hAnsi="Times New Roman" w:cstheme="minorBidi"/>
                  <w:kern w:val="2"/>
                  <w:sz w:val="20"/>
                  <w:szCs w:val="20"/>
                  <w14:ligatures w14:val="standardContextual"/>
                </w:rPr>
                <w:delText xml:space="preserve">The tiers are not deployed, and the required </w:delText>
              </w:r>
            </w:del>
            <w:proofErr w:type="spellStart"/>
            <w:del w:id="9030" w:author="Isac Artzi" w:date="2026-08-24T12:00:00Z">
              <w:r w:rsidRPr="00F53B57">
                <w:rPr>
                  <w:rFonts w:ascii="Times New Roman" w:eastAsiaTheme="minorHAnsi" w:hAnsi="Times New Roman" w:cstheme="minorBidi"/>
                  <w:kern w:val="2"/>
                  <w:sz w:val="20"/>
                  <w:szCs w:val="20"/>
                  <w14:ligatures w14:val="standardContextual"/>
                </w:rPr>
                <w:delText>Streamlit</w:delText>
              </w:r>
            </w:del>
            <w:proofErr w:type="spellEnd"/>
            <w:del w:id="9031" w:author="Isac Artzi" w:date="2026-08-24T12:00:00Z">
              <w:r w:rsidRPr="00F53B57">
                <w:rPr>
                  <w:rFonts w:ascii="Times New Roman" w:eastAsiaTheme="minorHAnsi" w:hAnsi="Times New Roman" w:cstheme="minorBidi"/>
                  <w:kern w:val="2"/>
                  <w:sz w:val="20"/>
                  <w:szCs w:val="20"/>
                  <w14:ligatures w14:val="standardContextual"/>
                </w:rPr>
                <w:delText xml:space="preserve"> tabs are present.</w:delText>
              </w:r>
            </w:del>
            <w:ins w:id="9032" w:author="Isac Artzi" w:date="2026-08-24T12:00:00Z">
              <w:r>
                <w:t xml:space="preserve">The service is not deployed and the experiment store is empty.</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18" w14:textId="3BBFB1E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33" w:author="Isac Artzi" w:date="2026-08-24T12:00:00Z">
              <w:r w:rsidRPr="00F53B57">
                <w:rPr>
                  <w:rFonts w:ascii="Times New Roman" w:eastAsiaTheme="minorHAnsi" w:hAnsi="Times New Roman" w:cstheme="minorBidi"/>
                  <w:kern w:val="2"/>
                  <w:sz w:val="20"/>
                  <w:szCs w:val="20"/>
                  <w14:ligatures w14:val="standardContextual"/>
                </w:rPr>
                <w:delText>One to two tiers are deployed, but the experiment leaderboard is missing.</w:delText>
              </w:r>
            </w:del>
            <w:ins w:id="9034" w:author="Isac Artzi" w:date="2026-08-24T12:00:00Z">
              <w:r>
                <w:t xml:space="preserve">The service is deployed but /predict or /predict_zero_shot is non-functional, or the experiments table is not populated.</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1A" w14:textId="07D8266A"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35" w:author="Isac Artzi" w:date="2026-08-24T12:00:00Z">
              <w:r w:rsidRPr="00F53B57">
                <w:rPr>
                  <w:rFonts w:ascii="Times New Roman" w:eastAsiaTheme="minorHAnsi" w:hAnsi="Times New Roman" w:cstheme="minorBidi"/>
                  <w:kern w:val="2"/>
                  <w:sz w:val="20"/>
                  <w:szCs w:val="20"/>
                  <w14:ligatures w14:val="standardContextual"/>
                </w:rPr>
                <w:delText xml:space="preserve">All three tiers are deployed but the experiment leaderboard does not query </w:delText>
              </w:r>
            </w:del>
            <w:proofErr w:type="spellStart"/>
            <w:del w:id="9036" w:author="Isac Artzi" w:date="2026-08-24T12:00:00Z">
              <w:r w:rsidRPr="00F53B57">
                <w:rPr>
                  <w:rFonts w:ascii="Times New Roman" w:eastAsiaTheme="minorHAnsi" w:hAnsi="Times New Roman" w:cstheme="minorBidi"/>
                  <w:kern w:val="2"/>
                  <w:sz w:val="20"/>
                  <w:szCs w:val="20"/>
                  <w14:ligatures w14:val="standardContextual"/>
                </w:rPr>
                <w:delText>Supabase</w:delText>
              </w:r>
            </w:del>
            <w:proofErr w:type="spellEnd"/>
            <w:del w:id="9037" w:author="Isac Artzi" w:date="2026-08-24T12:00:00Z">
              <w:r w:rsidRPr="00F53B57">
                <w:rPr>
                  <w:rFonts w:ascii="Times New Roman" w:eastAsiaTheme="minorHAnsi" w:hAnsi="Times New Roman" w:cstheme="minorBidi"/>
                  <w:kern w:val="2"/>
                  <w:sz w:val="20"/>
                  <w:szCs w:val="20"/>
                  <w14:ligatures w14:val="standardContextual"/>
                </w:rPr>
                <w:delText>.</w:delText>
              </w:r>
            </w:del>
            <w:ins w:id="9038" w:author="Isac Artzi" w:date="2026-08-24T12:00:00Z">
              <w:r>
                <w:t xml:space="preserve">The service and the experiment store are deployed, but /predict does not write to predictions, or the leaderboard endpoint does not read from the store.</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1C" w14:textId="0DCCC05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39" w:author="Isac Artzi" w:date="2026-08-24T12:00:00Z">
              <w:r w:rsidRPr="00F53B57">
                <w:rPr>
                  <w:rFonts w:ascii="Times New Roman" w:eastAsiaTheme="minorHAnsi" w:hAnsi="Times New Roman" w:cstheme="minorBidi"/>
                  <w:kern w:val="2"/>
                  <w:sz w:val="20"/>
                  <w:szCs w:val="20"/>
                  <w14:ligatures w14:val="standardContextual"/>
                </w:rPr>
                <w:delText xml:space="preserve">All three tiers are deployed. The required </w:delText>
              </w:r>
            </w:del>
            <w:proofErr w:type="spellStart"/>
            <w:del w:id="9040" w:author="Isac Artzi" w:date="2026-08-24T12:00:00Z">
              <w:r w:rsidRPr="00F53B57">
                <w:rPr>
                  <w:rFonts w:ascii="Times New Roman" w:eastAsiaTheme="minorHAnsi" w:hAnsi="Times New Roman" w:cstheme="minorBidi"/>
                  <w:kern w:val="2"/>
                  <w:sz w:val="20"/>
                  <w:szCs w:val="20"/>
                  <w14:ligatures w14:val="standardContextual"/>
                </w:rPr>
                <w:delText>Streamlit</w:delText>
              </w:r>
            </w:del>
            <w:proofErr w:type="spellEnd"/>
            <w:del w:id="9041" w:author="Isac Artzi" w:date="2026-08-24T12:00:00Z">
              <w:r w:rsidRPr="00F53B57">
                <w:rPr>
                  <w:rFonts w:ascii="Times New Roman" w:eastAsiaTheme="minorHAnsi" w:hAnsi="Times New Roman" w:cstheme="minorBidi"/>
                  <w:kern w:val="2"/>
                  <w:sz w:val="20"/>
                  <w:szCs w:val="20"/>
                  <w14:ligatures w14:val="standardContextual"/>
                </w:rPr>
                <w:delText xml:space="preserve"> tabs (Concepts, Try It, Experiment Leaderboard, Cost &amp; Latency, Model Card) work end to end.</w:delText>
              </w:r>
            </w:del>
            <w:ins w:id="9042" w:author="Isac Artzi" w:date="2026-08-24T12:00:00Z">
              <w:r>
                <w:t xml:space="preserve">The FastAPI service is deployed on Render.com against a live Supabase project. /predict, /predict_zero_shot, /experiments, /healthz, /version, and /metrics all respond, and every prediction is written to predictions.</w:t>
              </w:r>
            </w:ins>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1E"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43" w:author="Isac Artzi" w:date="2026-08-24T12:00:00Z">
              <w:r w:rsidRPr="00F53B57">
                <w:rPr>
                  <w:rFonts w:ascii="Times New Roman" w:eastAsiaTheme="minorHAnsi" w:hAnsi="Times New Roman" w:cstheme="minorBidi"/>
                  <w:kern w:val="2"/>
                  <w:sz w:val="20"/>
                  <w:szCs w:val="20"/>
                  <w14:ligatures w14:val="standardContextual"/>
                </w:rPr>
                <w:delText>All three tiers are deployed with clean separation, /predict logs to predictions, the leaderboard is sortable, and the README includes an architecture diagram showing why the three-cloud separation matters for fine-tuning workflows.</w:delText>
              </w:r>
            </w:del>
            <w:ins w:id="9044" w:author="Isac Artzi" w:date="2026-08-24T12:00:00Z">
              <w:r>
                <w:t xml:space="preserve">The FastAPI service is deployed with clean separation from the data layer. Every endpoint responds, every prediction is joined to the experiments row that served it, the deployed checkpoint is the best one on the leaderboard, and the README includes an architecture diagram showing why the separation matters for a fine-tuning workflow.</w:t>
              </w:r>
            </w:ins>
          </w:p>
        </w:tc>
      </w:tr>
      <w:tr w:rsidR="00C826F3" w:rsidRPr="00902F50" w14:paraId="4ECC342B"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420" w14:textId="77777777" w:rsidR="00C826F3" w:rsidRPr="00F53B57" w:rsidRDefault="00C826F3" w:rsidP="00C826F3">
            <w:pPr>
              <w:spacing w:before="60"/>
              <w:rPr>
                <w:rFonts w:ascii="Times New Roman" w:eastAsiaTheme="minorHAnsi" w:hAnsi="Times New Roman" w:cstheme="minorBidi"/>
                <w:b/>
                <w:bCs/>
                <w:kern w:val="2"/>
                <w:sz w:val="20"/>
                <w:szCs w:val="20"/>
                <w14:ligatures w14:val="standardContextual"/>
              </w:rPr>
            </w:pPr>
            <w:r w:rsidRPr="00F53B57">
              <w:rPr>
                <w:rFonts w:ascii="Times New Roman" w:eastAsiaTheme="minorHAnsi" w:hAnsi="Times New Roman" w:cstheme="minorBidi"/>
                <w:b/>
                <w:bCs/>
                <w:kern w:val="2"/>
                <w:sz w:val="20"/>
                <w:szCs w:val="20"/>
                <w14:ligatures w14:val="standardContextual"/>
              </w:rPr>
              <w:t>Code Execution and Functionality</w:t>
            </w:r>
          </w:p>
        </w:tc>
        <w:tc>
          <w:tcPr>
            <w:tcW w:w="315" w:type="pct"/>
            <w:tcBorders>
              <w:top w:val="single" w:sz="4" w:space="0" w:color="auto"/>
              <w:left w:val="single" w:sz="4" w:space="0" w:color="auto"/>
              <w:bottom w:val="single" w:sz="4" w:space="0" w:color="auto"/>
              <w:right w:val="single" w:sz="4" w:space="0" w:color="auto"/>
            </w:tcBorders>
          </w:tcPr>
          <w:p w14:paraId="4A358F33"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ins w:id="9084" w:author="Isac Artzi" w:date="2026-08-24T12:00:00Z">
              <w:r>
                <w:t xml:space="preserve">10%</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22" w14:textId="2E7B45E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 xml:space="preserve">The code does not execute or </w:t>
            </w:r>
            <w:proofErr w:type="gramStart"/>
            <w:r w:rsidRPr="00F53B57">
              <w:rPr>
                <w:rFonts w:ascii="Times New Roman" w:eastAsiaTheme="minorHAnsi" w:hAnsi="Times New Roman" w:cstheme="minorBidi"/>
                <w:kern w:val="2"/>
                <w:sz w:val="20"/>
                <w:szCs w:val="20"/>
                <w14:ligatures w14:val="standardContextual"/>
              </w:rPr>
              <w:t>fails</w:t>
            </w:r>
            <w:proofErr w:type="gramEnd"/>
            <w:r w:rsidRPr="00F53B57">
              <w:rPr>
                <w:rFonts w:ascii="Times New Roman" w:eastAsiaTheme="minorHAnsi" w:hAnsi="Times New Roman" w:cstheme="minorBidi"/>
                <w:kern w:val="2"/>
                <w:sz w:val="20"/>
                <w:szCs w:val="20"/>
                <w14:ligatures w14:val="standardContextual"/>
              </w:rPr>
              <w:t xml:space="preserve"> most tests.</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24" w14:textId="188E6AA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62" w:author="Isac Artzi" w:date="2026-08-24T12:00:00Z">
              <w:r w:rsidRPr="00F53B57">
                <w:rPr>
                  <w:rFonts w:ascii="Times New Roman" w:eastAsiaTheme="minorHAnsi" w:hAnsi="Times New Roman" w:cstheme="minorBidi"/>
                  <w:kern w:val="2"/>
                  <w:sz w:val="20"/>
                  <w:szCs w:val="20"/>
                  <w14:ligatures w14:val="standardContextual"/>
                </w:rPr>
                <w:delText xml:space="preserve">The code executes with frequent issues </w:delText>
              </w:r>
            </w:del>
            <w:del w:id="9063" w:author="Isac Artzi" w:date="2026-08-24T12:00:00Z">
              <w:r w:rsidRPr="00F53B57">
                <w:rPr>
                  <w:rFonts w:ascii="Times New Roman" w:eastAsiaTheme="minorHAnsi" w:hAnsi="Times New Roman" w:cstheme="minorBidi"/>
                  <w:kern w:val="2"/>
                  <w:sz w:val="20"/>
                  <w:szCs w:val="20"/>
                  <w14:ligatures w14:val="standardContextual"/>
                </w:rPr>
                <w:lastRenderedPageBreak/>
                <w:delText>The required tests are missing.</w:delText>
              </w:r>
            </w:del>
            <w:ins w:id="9064" w:author="Isac Artzi" w:date="2026-08-24T12:00:00Z">
              <w:r>
                <w:t xml:space="preserve">The code executes with frequent issues, and the required tests are missing.</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26" w14:textId="5A9B046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lastRenderedPageBreak/>
              <w:t xml:space="preserve">The code executes with some issues. The </w:t>
            </w:r>
            <w:r w:rsidRPr="00F53B57">
              <w:rPr>
                <w:rFonts w:ascii="Times New Roman" w:eastAsiaTheme="minorHAnsi" w:hAnsi="Times New Roman" w:cstheme="minorBidi"/>
                <w:kern w:val="2"/>
                <w:sz w:val="20"/>
                <w:szCs w:val="20"/>
                <w14:ligatures w14:val="standardContextual"/>
              </w:rPr>
              <w:lastRenderedPageBreak/>
              <w:t>behavioral test that the fine-tuned model beats the zero-shot baseline is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28" w14:textId="64DC3A4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lastRenderedPageBreak/>
              <w:t xml:space="preserve">The code </w:t>
            </w:r>
            <w:proofErr w:type="gramStart"/>
            <w:r w:rsidRPr="00F53B57">
              <w:rPr>
                <w:rFonts w:ascii="Times New Roman" w:eastAsiaTheme="minorHAnsi" w:hAnsi="Times New Roman" w:cstheme="minorBidi"/>
                <w:kern w:val="2"/>
                <w:sz w:val="20"/>
                <w:szCs w:val="20"/>
                <w14:ligatures w14:val="standardContextual"/>
              </w:rPr>
              <w:t>executes with</w:t>
            </w:r>
            <w:proofErr w:type="gramEnd"/>
            <w:r w:rsidRPr="00F53B57">
              <w:rPr>
                <w:rFonts w:ascii="Times New Roman" w:eastAsiaTheme="minorHAnsi" w:hAnsi="Times New Roman" w:cstheme="minorBidi"/>
                <w:kern w:val="2"/>
                <w:sz w:val="20"/>
                <w:szCs w:val="20"/>
                <w14:ligatures w14:val="standardContextual"/>
              </w:rPr>
              <w:t xml:space="preserve"> minimal or </w:t>
            </w:r>
            <w:r w:rsidRPr="00F53B57">
              <w:rPr>
                <w:rFonts w:ascii="Times New Roman" w:eastAsiaTheme="minorHAnsi" w:hAnsi="Times New Roman" w:cstheme="minorBidi"/>
                <w:kern w:val="2"/>
                <w:sz w:val="20"/>
                <w:szCs w:val="20"/>
                <w14:ligatures w14:val="standardContextual"/>
              </w:rPr>
              <w:lastRenderedPageBreak/>
              <w:t xml:space="preserve">minor issues; all required </w:t>
            </w:r>
            <w:proofErr w:type="spellStart"/>
            <w:r w:rsidRPr="00F53B57">
              <w:rPr>
                <w:rFonts w:ascii="Times New Roman" w:eastAsiaTheme="minorHAnsi" w:hAnsi="Times New Roman" w:cstheme="minorBidi"/>
                <w:kern w:val="2"/>
                <w:sz w:val="20"/>
                <w:szCs w:val="20"/>
                <w14:ligatures w14:val="standardContextual"/>
              </w:rPr>
              <w:t>pytest</w:t>
            </w:r>
            <w:proofErr w:type="spellEnd"/>
            <w:r w:rsidRPr="00F53B57">
              <w:rPr>
                <w:rFonts w:ascii="Times New Roman" w:eastAsiaTheme="minorHAnsi" w:hAnsi="Times New Roman" w:cstheme="minorBidi"/>
                <w:kern w:val="2"/>
                <w:sz w:val="20"/>
                <w:szCs w:val="20"/>
                <w14:ligatures w14:val="standardContextual"/>
              </w:rPr>
              <w:t xml:space="preserve"> tests pass (schema, regression, behavioral beat-baseline, </w:t>
            </w:r>
            <w:proofErr w:type="spellStart"/>
            <w:r w:rsidRPr="00F53B57">
              <w:rPr>
                <w:rFonts w:ascii="Times New Roman" w:eastAsiaTheme="minorHAnsi" w:hAnsi="Times New Roman" w:cstheme="minorBidi"/>
                <w:kern w:val="2"/>
                <w:sz w:val="20"/>
                <w:szCs w:val="20"/>
                <w14:ligatures w14:val="standardContextual"/>
              </w:rPr>
              <w:t>Supabase</w:t>
            </w:r>
            <w:proofErr w:type="spellEnd"/>
            <w:r w:rsidRPr="00F53B57">
              <w:rPr>
                <w:rFonts w:ascii="Times New Roman" w:eastAsiaTheme="minorHAnsi" w:hAnsi="Times New Roman" w:cstheme="minorBidi"/>
                <w:kern w:val="2"/>
                <w:sz w:val="20"/>
                <w:szCs w:val="20"/>
                <w14:ligatures w14:val="standardContextual"/>
              </w:rPr>
              <w:t xml:space="preserve"> round-trip).</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2A" w14:textId="285DFC5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lastRenderedPageBreak/>
              <w:t xml:space="preserve">The code executes flawlessly. CI is green </w:t>
            </w:r>
            <w:r w:rsidRPr="00F53B57">
              <w:rPr>
                <w:rFonts w:ascii="Times New Roman" w:eastAsiaTheme="minorHAnsi" w:hAnsi="Times New Roman" w:cstheme="minorBidi"/>
                <w:kern w:val="2"/>
                <w:sz w:val="20"/>
                <w:szCs w:val="20"/>
                <w14:ligatures w14:val="standardContextual"/>
              </w:rPr>
              <w:lastRenderedPageBreak/>
              <w:t xml:space="preserve">on every </w:t>
            </w:r>
            <w:proofErr w:type="gramStart"/>
            <w:r w:rsidRPr="00F53B57">
              <w:rPr>
                <w:rFonts w:ascii="Times New Roman" w:eastAsiaTheme="minorHAnsi" w:hAnsi="Times New Roman" w:cstheme="minorBidi"/>
                <w:kern w:val="2"/>
                <w:sz w:val="20"/>
                <w:szCs w:val="20"/>
                <w14:ligatures w14:val="standardContextual"/>
              </w:rPr>
              <w:t>push,</w:t>
            </w:r>
            <w:proofErr w:type="gramEnd"/>
            <w:r w:rsidRPr="00F53B57">
              <w:rPr>
                <w:rFonts w:ascii="Times New Roman" w:eastAsiaTheme="minorHAnsi" w:hAnsi="Times New Roman" w:cstheme="minorBidi"/>
                <w:kern w:val="2"/>
                <w:sz w:val="20"/>
                <w:szCs w:val="20"/>
                <w14:ligatures w14:val="standardContextual"/>
              </w:rPr>
              <w:t xml:space="preserve"> tests exercise both happy-path and a </w:t>
            </w:r>
            <w:proofErr w:type="spellStart"/>
            <w:r w:rsidRPr="00F53B57">
              <w:rPr>
                <w:rFonts w:ascii="Times New Roman" w:eastAsiaTheme="minorHAnsi" w:hAnsi="Times New Roman" w:cstheme="minorBidi"/>
                <w:kern w:val="2"/>
                <w:sz w:val="20"/>
                <w:szCs w:val="20"/>
                <w14:ligatures w14:val="standardContextual"/>
              </w:rPr>
              <w:t>Supabase</w:t>
            </w:r>
            <w:proofErr w:type="spellEnd"/>
            <w:r w:rsidRPr="00F53B57">
              <w:rPr>
                <w:rFonts w:ascii="Times New Roman" w:eastAsiaTheme="minorHAnsi" w:hAnsi="Times New Roman" w:cstheme="minorBidi"/>
                <w:kern w:val="2"/>
                <w:sz w:val="20"/>
                <w:szCs w:val="20"/>
                <w14:ligatures w14:val="standardContextual"/>
              </w:rPr>
              <w:t>-outage path and the Trainer logs are checked into the repo.</w:t>
            </w:r>
          </w:p>
        </w:tc>
      </w:tr>
      <w:tr w:rsidR="00C826F3" w:rsidRPr="00902F50" w14:paraId="4ECC3437"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42C" w14:textId="384AB411" w:rsidR="00C826F3" w:rsidRPr="00F53B57" w:rsidRDefault="0068113E" w:rsidP="00C826F3">
            <w:pPr>
              <w:spacing w:before="60"/>
              <w:rPr>
                <w:rFonts w:ascii="Times New Roman" w:eastAsiaTheme="minorHAnsi" w:hAnsi="Times New Roman" w:cstheme="minorBidi"/>
                <w:b/>
                <w:bCs/>
                <w:kern w:val="2"/>
                <w:sz w:val="20"/>
                <w:szCs w:val="20"/>
                <w14:ligatures w14:val="standardContextual"/>
              </w:rPr>
            </w:pPr>
            <w:r w:rsidRPr="00F53B57">
              <w:rPr>
                <w:rFonts w:ascii="Times New Roman" w:eastAsiaTheme="minorHAnsi" w:hAnsi="Times New Roman" w:cstheme="minorBidi"/>
                <w:b/>
                <w:bCs/>
                <w:kern w:val="2"/>
                <w:sz w:val="20"/>
                <w:szCs w:val="20"/>
                <w14:ligatures w14:val="standardContextual"/>
              </w:rPr>
              <w:lastRenderedPageBreak/>
              <w:t>Professional Documentation</w:t>
            </w:r>
          </w:p>
        </w:tc>
        <w:tc>
          <w:tcPr>
            <w:tcW w:w="315" w:type="pct"/>
            <w:tcBorders>
              <w:top w:val="single" w:sz="4" w:space="0" w:color="auto"/>
              <w:left w:val="single" w:sz="4" w:space="0" w:color="auto"/>
              <w:bottom w:val="single" w:sz="4" w:space="0" w:color="auto"/>
              <w:right w:val="single" w:sz="4" w:space="0" w:color="auto"/>
            </w:tcBorders>
          </w:tcPr>
          <w:p w14:paraId="23575CF7"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ins w:id="9085" w:author="Isac Artzi" w:date="2026-08-24T12:00:00Z">
              <w:r>
                <w:t xml:space="preserve">8%</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2E" w14:textId="079968D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The documentation is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30" w14:textId="5895CFB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The documentation is incomplete; deployment URLs are not linked.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32" w14:textId="48381A0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 xml:space="preserve">The documentation covers the </w:t>
            </w:r>
            <w:proofErr w:type="gramStart"/>
            <w:r w:rsidRPr="00F53B57">
              <w:rPr>
                <w:rFonts w:ascii="Times New Roman" w:eastAsiaTheme="minorHAnsi" w:hAnsi="Times New Roman" w:cstheme="minorBidi"/>
                <w:kern w:val="2"/>
                <w:sz w:val="20"/>
                <w:szCs w:val="20"/>
                <w14:ligatures w14:val="standardContextual"/>
              </w:rPr>
              <w:t>basics</w:t>
            </w:r>
            <w:proofErr w:type="gramEnd"/>
            <w:r w:rsidRPr="00F53B57">
              <w:rPr>
                <w:rFonts w:ascii="Times New Roman" w:eastAsiaTheme="minorHAnsi" w:hAnsi="Times New Roman" w:cstheme="minorBidi"/>
                <w:kern w:val="2"/>
                <w:sz w:val="20"/>
                <w:szCs w:val="20"/>
                <w14:ligatures w14:val="standardContextual"/>
              </w:rPr>
              <w:t xml:space="preserve"> but the data-handling story is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34" w14:textId="19092BC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65" w:author="Isac Artzi" w:date="2026-08-24T12:00:00Z">
              <w:r w:rsidRPr="00F53B57">
                <w:rPr>
                  <w:rFonts w:ascii="Times New Roman" w:eastAsiaTheme="minorHAnsi" w:hAnsi="Times New Roman" w:cstheme="minorBidi"/>
                  <w:kern w:val="2"/>
                  <w:sz w:val="20"/>
                  <w:szCs w:val="20"/>
                  <w14:ligatures w14:val="standardContextual"/>
                </w:rPr>
                <w:delText>The documentation is detailed; pitch, three deployment URLs, model card, and a ‘Data persisted / not persisted’ section are present.</w:delText>
              </w:r>
            </w:del>
            <w:ins w:id="9066" w:author="Isac Artzi" w:date="2026-08-24T12:00:00Z">
              <w:r>
                <w:t xml:space="preserve">The documentation is detailed: product pitch, the Render.com and Supabase deployment references, a model card, and a “Data persisted / not persisted” section.</w:t>
              </w:r>
            </w:ins>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36" w14:textId="6D0A81E9"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67" w:author="Isac Artzi" w:date="2026-08-24T12:00:00Z">
              <w:r w:rsidRPr="00F53B57">
                <w:rPr>
                  <w:rFonts w:ascii="Times New Roman" w:eastAsiaTheme="minorHAnsi" w:hAnsi="Times New Roman" w:cstheme="minorBidi"/>
                  <w:kern w:val="2"/>
                  <w:sz w:val="20"/>
                  <w:szCs w:val="20"/>
                  <w14:ligatures w14:val="standardContextual"/>
                </w:rPr>
                <w:delText>The documentation is comprehensive: pitch, three URLs, model card, dataset card, full hyperparameter sweep table sourced from experiments, and an explicit privacy statement on raw text vs. hashes. If submitted as a team, also includes a per-member individual-contribution statement and a per-member video-walkthrough link.</w:delText>
              </w:r>
            </w:del>
            <w:ins w:id="9068" w:author="Isac Artzi" w:date="2026-08-24T12:00:00Z">
              <w:r>
                <w:t xml:space="preserve">The documentation is comprehensive: product pitch, the Render.com and Supabase deployment references, a model card, a dataset card, the full hyperparameter sweep table sourced from experiments, and an explicit privacy statement on raw text versus hashes. Includes a per-member individual-contribution statement and a per-member video-walkthrough link.</w:t>
              </w:r>
            </w:ins>
          </w:p>
        </w:tc>
      </w:tr>
      <w:tr w:rsidR="00795E44" w:rsidRPr="00902F50" w14:paraId="3EDC4CA0" w14:textId="77777777" w:rsidTr="00795E44">
        <w:tc>
          <w:tcPr>
            <w:tcW w:w="715" w:type="pct"/>
            <w:tcMar>
              <w:top w:w="100" w:type="dxa"/>
              <w:left w:w="120" w:type="dxa"/>
              <w:bottom w:w="100" w:type="dxa"/>
              <w:right w:w="120" w:type="dxa"/>
            </w:tcMar>
          </w:tcPr>
          <w:p w14:paraId="10B91B7E" w14:textId="1DEA4A27" w:rsidR="00795E44" w:rsidRPr="00F53B57" w:rsidDel="0068113E" w:rsidRDefault="00795E44" w:rsidP="00795E44">
            <w:pPr>
              <w:spacing w:before="60"/>
              <w:rPr>
                <w:rFonts w:ascii="Times New Roman" w:eastAsiaTheme="minorHAnsi" w:hAnsi="Times New Roman" w:cstheme="minorBidi"/>
                <w:b/>
                <w:bCs/>
                <w:kern w:val="2"/>
                <w:sz w:val="20"/>
                <w:szCs w:val="20"/>
                <w14:ligatures w14:val="standardContextual"/>
              </w:rPr>
            </w:pPr>
            <w:r w:rsidRPr="00F53B57">
              <w:rPr>
                <w:b/>
                <w:sz w:val="20"/>
                <w:szCs w:val="20"/>
              </w:rPr>
              <w:t>Participation and Contribution</w:t>
            </w:r>
          </w:p>
        </w:tc>
        <w:tc>
          <w:tcPr>
            <w:tcW w:w="315" w:type="pct"/>
          </w:tcPr>
          <w:p w14:paraId="28606167" w14:textId="402B7D3B" w:rsidR="00795E44" w:rsidRPr="00F53B57" w:rsidRDefault="00795E44" w:rsidP="00795E44">
            <w:pPr>
              <w:spacing w:before="60"/>
              <w:rPr>
                <w:rFonts w:ascii="Times New Roman" w:eastAsiaTheme="minorHAnsi" w:hAnsi="Times New Roman" w:cstheme="minorBidi"/>
                <w:kern w:val="2"/>
                <w:sz w:val="20"/>
                <w:szCs w:val="20"/>
                <w14:ligatures w14:val="standardContextual"/>
              </w:rPr>
            </w:pPr>
            <w:r w:rsidRPr="00F53B57">
              <w:rPr>
                <w:sz w:val="20"/>
                <w:szCs w:val="20"/>
              </w:rPr>
              <w:t>16%</w:t>
            </w:r>
          </w:p>
        </w:tc>
        <w:tc>
          <w:tcPr>
            <w:tcW w:w="1115" w:type="pct"/>
            <w:tcMar>
              <w:top w:w="100" w:type="dxa"/>
              <w:left w:w="120" w:type="dxa"/>
              <w:bottom w:w="100" w:type="dxa"/>
              <w:right w:w="120" w:type="dxa"/>
            </w:tcMar>
          </w:tcPr>
          <w:p w14:paraId="148581D7" w14:textId="5F7009B6" w:rsidR="00795E44" w:rsidRPr="00F53B57" w:rsidRDefault="00795E44" w:rsidP="00795E44">
            <w:pPr>
              <w:spacing w:before="60"/>
              <w:rPr>
                <w:rFonts w:ascii="Times New Roman" w:eastAsiaTheme="minorHAnsi" w:hAnsi="Times New Roman" w:cstheme="minorBidi"/>
                <w:kern w:val="2"/>
                <w:sz w:val="20"/>
                <w:szCs w:val="20"/>
                <w14:ligatures w14:val="standardContextual"/>
              </w:rPr>
            </w:pPr>
            <w:r w:rsidRPr="00F53B57">
              <w:rPr>
                <w:sz w:val="20"/>
                <w:szCs w:val="20"/>
              </w:rPr>
              <w:t>Participation is evident but insufficient, with limited follow-through, uneven contribution, or preventable gaps that reduce overall product quality.</w:t>
            </w:r>
          </w:p>
        </w:tc>
        <w:tc>
          <w:tcPr>
            <w:tcW w:w="714" w:type="pct"/>
            <w:tcMar>
              <w:top w:w="100" w:type="dxa"/>
              <w:left w:w="120" w:type="dxa"/>
              <w:bottom w:w="100" w:type="dxa"/>
              <w:right w:w="120" w:type="dxa"/>
            </w:tcMar>
          </w:tcPr>
          <w:p w14:paraId="60D2CB47" w14:textId="68317DAE" w:rsidR="00795E44" w:rsidRPr="00F53B57" w:rsidRDefault="00795E44" w:rsidP="00795E44">
            <w:pPr>
              <w:spacing w:before="60"/>
              <w:rPr>
                <w:rFonts w:ascii="Times New Roman" w:eastAsiaTheme="minorHAnsi" w:hAnsi="Times New Roman" w:cstheme="minorBidi"/>
                <w:kern w:val="2"/>
                <w:sz w:val="20"/>
                <w:szCs w:val="20"/>
                <w14:ligatures w14:val="standardContextual"/>
              </w:rPr>
            </w:pPr>
            <w:r w:rsidRPr="00F53B57">
              <w:rPr>
                <w:sz w:val="20"/>
                <w:szCs w:val="20"/>
              </w:rPr>
              <w:t>Participation demonstrates minimal contribution, with inconsistent follow-through or limited evidence of sustained engagement in required work.</w:t>
            </w:r>
          </w:p>
        </w:tc>
        <w:tc>
          <w:tcPr>
            <w:tcW w:w="714" w:type="pct"/>
            <w:tcMar>
              <w:top w:w="100" w:type="dxa"/>
              <w:left w:w="120" w:type="dxa"/>
              <w:bottom w:w="100" w:type="dxa"/>
              <w:right w:w="120" w:type="dxa"/>
            </w:tcMar>
          </w:tcPr>
          <w:p w14:paraId="11CD4926" w14:textId="4DAF71FF" w:rsidR="00795E44" w:rsidRPr="00F53B57" w:rsidRDefault="00795E44" w:rsidP="00795E44">
            <w:pPr>
              <w:spacing w:before="60"/>
              <w:rPr>
                <w:rFonts w:ascii="Times New Roman" w:eastAsiaTheme="minorHAnsi" w:hAnsi="Times New Roman" w:cstheme="minorBidi"/>
                <w:kern w:val="2"/>
                <w:sz w:val="20"/>
                <w:szCs w:val="20"/>
                <w14:ligatures w14:val="standardContextual"/>
              </w:rPr>
            </w:pPr>
            <w:r w:rsidRPr="00F53B57">
              <w:rPr>
                <w:sz w:val="20"/>
                <w:szCs w:val="20"/>
              </w:rPr>
              <w:t>Participation demonstrates partial contribution, with most required work completed but uneven effort, timeliness, or ownership.</w:t>
            </w:r>
          </w:p>
        </w:tc>
        <w:tc>
          <w:tcPr>
            <w:tcW w:w="714" w:type="pct"/>
            <w:tcMar>
              <w:top w:w="100" w:type="dxa"/>
              <w:left w:w="120" w:type="dxa"/>
              <w:bottom w:w="100" w:type="dxa"/>
              <w:right w:w="120" w:type="dxa"/>
            </w:tcMar>
          </w:tcPr>
          <w:p w14:paraId="0B7BEEEE" w14:textId="5EB53228" w:rsidR="00795E44" w:rsidRPr="00F53B57" w:rsidRDefault="00795E44" w:rsidP="00795E44">
            <w:pPr>
              <w:spacing w:before="60"/>
              <w:rPr>
                <w:rFonts w:ascii="Times New Roman" w:eastAsiaTheme="minorHAnsi" w:hAnsi="Times New Roman" w:cstheme="minorBidi"/>
                <w:kern w:val="2"/>
                <w:sz w:val="20"/>
                <w:szCs w:val="20"/>
                <w14:ligatures w14:val="standardContextual"/>
              </w:rPr>
            </w:pPr>
            <w:r w:rsidRPr="00F53B57">
              <w:rPr>
                <w:sz w:val="20"/>
                <w:szCs w:val="20"/>
              </w:rPr>
              <w:t>Participation demonstrates clear contribution, with required work completed and communicated, but minor gaps in consistency, initiative, or follow-through.</w:t>
            </w:r>
          </w:p>
        </w:tc>
        <w:tc>
          <w:tcPr>
            <w:tcW w:w="713" w:type="pct"/>
            <w:tcMar>
              <w:top w:w="100" w:type="dxa"/>
              <w:left w:w="120" w:type="dxa"/>
              <w:bottom w:w="100" w:type="dxa"/>
              <w:right w:w="120" w:type="dxa"/>
            </w:tcMar>
          </w:tcPr>
          <w:p w14:paraId="2C89D5D0" w14:textId="6851FF4C" w:rsidR="00795E44" w:rsidRPr="00F53B57" w:rsidRDefault="00795E44" w:rsidP="00795E44">
            <w:pPr>
              <w:spacing w:before="60"/>
              <w:rPr>
                <w:rFonts w:ascii="Times New Roman" w:eastAsiaTheme="minorHAnsi" w:hAnsi="Times New Roman" w:cstheme="minorBidi"/>
                <w:kern w:val="2"/>
                <w:sz w:val="20"/>
                <w:szCs w:val="20"/>
                <w14:ligatures w14:val="standardContextual"/>
              </w:rPr>
            </w:pPr>
            <w:r w:rsidRPr="00F53B57">
              <w:rPr>
                <w:sz w:val="20"/>
                <w:szCs w:val="20"/>
              </w:rPr>
              <w:t>Participation consistently demonstrates strong ownership, timely follow-through, and meaningful contribution to all required work as an individual or as part of a team.</w:t>
            </w:r>
          </w:p>
        </w:tc>
      </w:tr>
      <w:tr w:rsidR="00C826F3" w:rsidRPr="00902F50" w14:paraId="4ECC3443"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4ECC3438" w14:textId="77777777" w:rsidR="00C826F3" w:rsidRPr="00F53B57" w:rsidRDefault="00C826F3" w:rsidP="00C826F3">
            <w:pPr>
              <w:spacing w:before="60"/>
              <w:rPr>
                <w:rFonts w:ascii="Times New Roman" w:eastAsiaTheme="minorHAnsi" w:hAnsi="Times New Roman" w:cstheme="minorBidi"/>
                <w:b/>
                <w:bCs/>
                <w:kern w:val="2"/>
                <w:sz w:val="20"/>
                <w:szCs w:val="20"/>
                <w14:ligatures w14:val="standardContextual"/>
              </w:rPr>
            </w:pPr>
            <w:r w:rsidRPr="00F53B57">
              <w:rPr>
                <w:rFonts w:ascii="Times New Roman" w:eastAsiaTheme="minorHAnsi" w:hAnsi="Times New Roman" w:cstheme="minorBidi"/>
                <w:b/>
                <w:bCs/>
                <w:kern w:val="2"/>
                <w:sz w:val="20"/>
                <w:szCs w:val="20"/>
                <w14:ligatures w14:val="standardContextual"/>
              </w:rPr>
              <w:t>Ethical Consideration (Bias, Misuse, Persistence)</w:t>
            </w:r>
          </w:p>
        </w:tc>
        <w:tc>
          <w:tcPr>
            <w:tcW w:w="315" w:type="pct"/>
            <w:tcBorders>
              <w:top w:val="single" w:sz="4" w:space="0" w:color="auto"/>
              <w:left w:val="single" w:sz="4" w:space="0" w:color="auto"/>
              <w:bottom w:val="single" w:sz="4" w:space="0" w:color="auto"/>
              <w:right w:val="single" w:sz="4" w:space="0" w:color="auto"/>
            </w:tcBorders>
          </w:tcPr>
          <w:p w14:paraId="0B0257C9" w14:textId="7777777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ins w:id="9086" w:author="Isac Artzi" w:date="2026-08-24T12:00:00Z">
              <w:r>
                <w:t xml:space="preserve">8%</w:t>
              </w:r>
            </w:ins>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3A" w14:textId="2664FB1D"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t>Ethical considerations are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3C" w14:textId="1E0F1FBD"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69" w:author="Isac Artzi" w:date="2026-08-24T12:00:00Z">
              <w:r w:rsidRPr="00F53B57">
                <w:rPr>
                  <w:rFonts w:ascii="Times New Roman" w:eastAsiaTheme="minorHAnsi" w:hAnsi="Times New Roman" w:cstheme="minorBidi"/>
                  <w:kern w:val="2"/>
                  <w:sz w:val="20"/>
                  <w:szCs w:val="20"/>
                  <w14:ligatures w14:val="standardContextual"/>
                </w:rPr>
                <w:delText xml:space="preserve">A limited discussion of considerations </w:delText>
              </w:r>
            </w:del>
            <w:proofErr w:type="gramStart"/>
            <w:del w:id="9070" w:author="Isac Artzi" w:date="2026-08-24T12:00:00Z">
              <w:r w:rsidRPr="00F53B57">
                <w:rPr>
                  <w:rFonts w:ascii="Times New Roman" w:eastAsiaTheme="minorHAnsi" w:hAnsi="Times New Roman" w:cstheme="minorBidi"/>
                  <w:kern w:val="2"/>
                  <w:sz w:val="20"/>
                  <w:szCs w:val="20"/>
                  <w14:ligatures w14:val="standardContextual"/>
                </w:rPr>
                <w:delText>are</w:delText>
              </w:r>
            </w:del>
            <w:proofErr w:type="gramEnd"/>
            <w:del w:id="9071" w:author="Isac Artzi" w:date="2026-08-24T12:00:00Z">
              <w:r w:rsidRPr="00F53B57">
                <w:rPr>
                  <w:rFonts w:ascii="Times New Roman" w:eastAsiaTheme="minorHAnsi" w:hAnsi="Times New Roman" w:cstheme="minorBidi"/>
                  <w:kern w:val="2"/>
                  <w:sz w:val="20"/>
                  <w:szCs w:val="20"/>
                  <w14:ligatures w14:val="standardContextual"/>
                </w:rPr>
                <w:delText xml:space="preserve"> </w:delText>
              </w:r>
            </w:del>
            <w:del w:id="9072" w:author="Isac Artzi" w:date="2026-08-24T12:00:00Z">
              <w:r w:rsidRPr="00F53B57">
                <w:rPr>
                  <w:rFonts w:ascii="Times New Roman" w:eastAsiaTheme="minorHAnsi" w:hAnsi="Times New Roman" w:cstheme="minorBidi"/>
                  <w:kern w:val="2"/>
                  <w:sz w:val="20"/>
                  <w:szCs w:val="20"/>
                  <w14:ligatures w14:val="standardContextual"/>
                </w:rPr>
                <w:lastRenderedPageBreak/>
                <w:delText>present but lack specificity.</w:delText>
              </w:r>
            </w:del>
            <w:ins w:id="9073" w:author="Isac Artzi" w:date="2026-08-24T12:00:00Z">
              <w:r>
                <w:t xml:space="preserve">A limited discussion of ethical considerations is present, but it lacks specificity.</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3E" w14:textId="2A51E8D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del w:id="9074" w:author="Isac Artzi" w:date="2026-08-24T12:00:00Z">
              <w:r w:rsidRPr="00F53B57">
                <w:rPr>
                  <w:rFonts w:ascii="Times New Roman" w:eastAsiaTheme="minorHAnsi" w:hAnsi="Times New Roman" w:cstheme="minorBidi"/>
                  <w:kern w:val="2"/>
                  <w:sz w:val="20"/>
                  <w:szCs w:val="20"/>
                  <w14:ligatures w14:val="standardContextual"/>
                </w:rPr>
                <w:lastRenderedPageBreak/>
                <w:delText xml:space="preserve">A basic discussion of realistic risks </w:delText>
              </w:r>
            </w:del>
            <w:proofErr w:type="gramStart"/>
            <w:del w:id="9075" w:author="Isac Artzi" w:date="2026-08-24T12:00:00Z">
              <w:r w:rsidRPr="00F53B57">
                <w:rPr>
                  <w:rFonts w:ascii="Times New Roman" w:eastAsiaTheme="minorHAnsi" w:hAnsi="Times New Roman" w:cstheme="minorBidi"/>
                  <w:kern w:val="2"/>
                  <w:sz w:val="20"/>
                  <w:szCs w:val="20"/>
                  <w14:ligatures w14:val="standardContextual"/>
                </w:rPr>
                <w:delText>are</w:delText>
              </w:r>
            </w:del>
            <w:proofErr w:type="gramEnd"/>
            <w:del w:id="9076" w:author="Isac Artzi" w:date="2026-08-24T12:00:00Z">
              <w:r w:rsidRPr="00F53B57">
                <w:rPr>
                  <w:rFonts w:ascii="Times New Roman" w:eastAsiaTheme="minorHAnsi" w:hAnsi="Times New Roman" w:cstheme="minorBidi"/>
                  <w:kern w:val="2"/>
                  <w:sz w:val="20"/>
                  <w:szCs w:val="20"/>
                  <w14:ligatures w14:val="standardContextual"/>
                </w:rPr>
                <w:delText xml:space="preserve"> identified but the </w:delText>
              </w:r>
            </w:del>
            <w:del w:id="9077" w:author="Isac Artzi" w:date="2026-08-24T12:00:00Z">
              <w:r w:rsidRPr="00F53B57">
                <w:rPr>
                  <w:rFonts w:ascii="Times New Roman" w:eastAsiaTheme="minorHAnsi" w:hAnsi="Times New Roman" w:cstheme="minorBidi"/>
                  <w:kern w:val="2"/>
                  <w:sz w:val="20"/>
                  <w:szCs w:val="20"/>
                  <w14:ligatures w14:val="standardContextual"/>
                </w:rPr>
                <w:lastRenderedPageBreak/>
                <w:delText>mitigations are vague and a Christian-worldview reflection on stewardship of fine-tuned models is present.</w:delText>
              </w:r>
            </w:del>
            <w:ins w:id="9078" w:author="Isac Artzi" w:date="2026-08-24T12:00:00Z">
              <w:r>
                <w:t xml:space="preserve">A realistic bias or misuse risk is named, but the mitigation is vague and the Christian-worldview reflection on stewardship of fine-tuned models is thin or missing.</w:t>
              </w:r>
            </w:ins>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40" w14:textId="3CAA0DF0"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lastRenderedPageBreak/>
              <w:t xml:space="preserve">A discussion of bias or misuse with a concrete mitigation </w:t>
            </w:r>
            <w:r w:rsidRPr="00F53B57">
              <w:rPr>
                <w:rFonts w:ascii="Times New Roman" w:eastAsiaTheme="minorHAnsi" w:hAnsi="Times New Roman" w:cstheme="minorBidi"/>
                <w:kern w:val="2"/>
                <w:sz w:val="20"/>
                <w:szCs w:val="20"/>
                <w14:ligatures w14:val="standardContextual"/>
              </w:rPr>
              <w:lastRenderedPageBreak/>
              <w:t>built into the service, and a Christian-worldview reflection on stewardship of fine-tuned models is present.</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CC3442" w14:textId="629DEDE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rsidRPr="00F53B57">
              <w:rPr>
                <w:rFonts w:ascii="Times New Roman" w:eastAsiaTheme="minorHAnsi" w:hAnsi="Times New Roman" w:cstheme="minorBidi"/>
                <w:kern w:val="2"/>
                <w:sz w:val="20"/>
                <w:szCs w:val="20"/>
                <w14:ligatures w14:val="standardContextual"/>
              </w:rPr>
              <w:lastRenderedPageBreak/>
              <w:t xml:space="preserve">A comprehensive discussion naming a realistic bias or </w:t>
            </w:r>
            <w:r w:rsidRPr="00F53B57">
              <w:rPr>
                <w:rFonts w:ascii="Times New Roman" w:eastAsiaTheme="minorHAnsi" w:hAnsi="Times New Roman" w:cstheme="minorBidi"/>
                <w:kern w:val="2"/>
                <w:sz w:val="20"/>
                <w:szCs w:val="20"/>
                <w14:ligatures w14:val="standardContextual"/>
              </w:rPr>
              <w:lastRenderedPageBreak/>
              <w:t>misuse risk, a built-in mitigation, an explicit ‘what we persist vs. not’ stance, and a Christian-worldview reflection on stewardship of fine-tuned models is present.</w:t>
            </w:r>
          </w:p>
        </w:tc>
      </w:tr>
    </w:tbl>
    <w:p w14:paraId="4ECC3444" w14:textId="77777777" w:rsidR="00BA4B87" w:rsidRPr="00902F50" w:rsidRDefault="00BA4B87" w:rsidP="00902F50">
      <w:pPr>
        <w:spacing w:before="60"/>
        <w:rPr>
          <w:rFonts w:ascii="Times New Roman" w:eastAsiaTheme="minorHAnsi" w:hAnsi="Times New Roman" w:cstheme="minorBidi"/>
          <w:kern w:val="2"/>
          <w:sz w:val="24"/>
          <w:szCs w:val="22"/>
          <w14:ligatures w14:val="standardContextual"/>
        </w:rPr>
      </w:pPr>
    </w:p>
    <w:sectPr w:rsidR="00BA4B87" w:rsidRPr="00902F50" w:rsidSect="0073285E">
      <w:headerReference w:type="default" r:id="rId10"/>
      <w:footerReference w:type="default" r:id="rId11"/>
      <w:pgSz w:w="15840" w:h="12240" w:orient="landscape"/>
      <w:pgMar w:top="720" w:right="720" w:bottom="720" w:left="72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sac Artzi" w:date="2026-08-24T12:00:00Z" w:initials="IA">
    <w:p w14:paraId="26242A66" w14:textId="6E7C7008">
      <w:pPr>
        <w:pStyle w:val="CommentText"/>
      </w:pPr>
      <w:r>
        <w:rPr>
          <w:rStyle w:val="CommentReference"/>
        </w:rPr>
        <w:annotationRef/>
      </w:r>
      <w:r>
        <w:t xml:space="preserve">This rubric now covers the 50-point CLC product only. The Streamlit dashboard moved to Product 6B: “FleetDeck” (15 points, individual), which has its own rubric, and the pre-training objectives comparison moved with it; dataset preparation replaces it here. An honors rubric for 6B is a separate file. Percentages added — nine criteria totalling 100%, Participation held at 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242A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242A66" w16cid:durableId="4BF092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AFBA" w14:textId="77777777" w:rsidR="00427BE8" w:rsidRDefault="00427BE8">
      <w:r>
        <w:separator/>
      </w:r>
    </w:p>
  </w:endnote>
  <w:endnote w:type="continuationSeparator" w:id="0">
    <w:p w14:paraId="70D7180F" w14:textId="77777777" w:rsidR="00427BE8" w:rsidRDefault="00427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3444" w14:textId="77777777" w:rsidR="00BA52EB" w:rsidRDefault="00BA4B87">
    <w:pPr>
      <w:jc w:val="center"/>
    </w:pPr>
    <w:r>
      <w:rPr>
        <w:color w:val="888888"/>
        <w:sz w:val="16"/>
        <w:szCs w:val="16"/>
      </w:rPr>
      <w:t>© 2026.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938E" w14:textId="77777777" w:rsidR="00427BE8" w:rsidRDefault="00427BE8">
      <w:r>
        <w:separator/>
      </w:r>
    </w:p>
  </w:footnote>
  <w:footnote w:type="continuationSeparator" w:id="0">
    <w:p w14:paraId="02C8226A" w14:textId="77777777" w:rsidR="00427BE8" w:rsidRDefault="00427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EC37" w14:textId="472C621D" w:rsidR="00DF2489" w:rsidRPr="00DF2489" w:rsidRDefault="00DF2489" w:rsidP="00DF2489">
    <w:pPr>
      <w:pStyle w:val="Header"/>
    </w:pPr>
    <w:r w:rsidRPr="00C96FA7">
      <w:rPr>
        <w:noProof/>
      </w:rPr>
      <w:drawing>
        <wp:inline distT="0" distB="0" distL="0" distR="0" wp14:anchorId="5745E4F3" wp14:editId="0CBCC197">
          <wp:extent cx="2752725" cy="619125"/>
          <wp:effectExtent l="0" t="0" r="9525" b="9525"/>
          <wp:docPr id="61247038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0386" name="Picture 1" descr="A black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2725" cy="619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598"/>
    <w:multiLevelType w:val="hybridMultilevel"/>
    <w:tmpl w:val="247CEB86"/>
    <w:lvl w:ilvl="0" w:tplc="08FC2DF2">
      <w:start w:val="1"/>
      <w:numFmt w:val="bullet"/>
      <w:lvlText w:val="●"/>
      <w:lvlJc w:val="left"/>
      <w:pPr>
        <w:ind w:left="720" w:hanging="360"/>
      </w:pPr>
    </w:lvl>
    <w:lvl w:ilvl="1" w:tplc="230AA5AE">
      <w:start w:val="1"/>
      <w:numFmt w:val="bullet"/>
      <w:lvlText w:val="○"/>
      <w:lvlJc w:val="left"/>
      <w:pPr>
        <w:ind w:left="1440" w:hanging="360"/>
      </w:pPr>
    </w:lvl>
    <w:lvl w:ilvl="2" w:tplc="B40A5A88">
      <w:start w:val="1"/>
      <w:numFmt w:val="bullet"/>
      <w:lvlText w:val="■"/>
      <w:lvlJc w:val="left"/>
      <w:pPr>
        <w:ind w:left="2160" w:hanging="360"/>
      </w:pPr>
    </w:lvl>
    <w:lvl w:ilvl="3" w:tplc="86A87752">
      <w:start w:val="1"/>
      <w:numFmt w:val="bullet"/>
      <w:lvlText w:val="●"/>
      <w:lvlJc w:val="left"/>
      <w:pPr>
        <w:ind w:left="2880" w:hanging="360"/>
      </w:pPr>
    </w:lvl>
    <w:lvl w:ilvl="4" w:tplc="0D421F1E">
      <w:start w:val="1"/>
      <w:numFmt w:val="bullet"/>
      <w:lvlText w:val="○"/>
      <w:lvlJc w:val="left"/>
      <w:pPr>
        <w:ind w:left="3600" w:hanging="360"/>
      </w:pPr>
    </w:lvl>
    <w:lvl w:ilvl="5" w:tplc="26B2D348">
      <w:start w:val="1"/>
      <w:numFmt w:val="bullet"/>
      <w:lvlText w:val="■"/>
      <w:lvlJc w:val="left"/>
      <w:pPr>
        <w:ind w:left="4320" w:hanging="360"/>
      </w:pPr>
    </w:lvl>
    <w:lvl w:ilvl="6" w:tplc="0258628A">
      <w:start w:val="1"/>
      <w:numFmt w:val="bullet"/>
      <w:lvlText w:val="●"/>
      <w:lvlJc w:val="left"/>
      <w:pPr>
        <w:ind w:left="5040" w:hanging="360"/>
      </w:pPr>
    </w:lvl>
    <w:lvl w:ilvl="7" w:tplc="D3A04472">
      <w:start w:val="1"/>
      <w:numFmt w:val="bullet"/>
      <w:lvlText w:val="●"/>
      <w:lvlJc w:val="left"/>
      <w:pPr>
        <w:ind w:left="5760" w:hanging="360"/>
      </w:pPr>
    </w:lvl>
    <w:lvl w:ilvl="8" w:tplc="5B58AA66">
      <w:start w:val="1"/>
      <w:numFmt w:val="bullet"/>
      <w:lvlText w:val="●"/>
      <w:lvlJc w:val="left"/>
      <w:pPr>
        <w:ind w:left="6480" w:hanging="360"/>
      </w:pPr>
    </w:lvl>
  </w:abstractNum>
  <w:num w:numId="1" w16cid:durableId="832379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EB"/>
    <w:rsid w:val="00035EAD"/>
    <w:rsid w:val="00080037"/>
    <w:rsid w:val="000B09BC"/>
    <w:rsid w:val="00161796"/>
    <w:rsid w:val="001F39F4"/>
    <w:rsid w:val="002B0C3A"/>
    <w:rsid w:val="003110D7"/>
    <w:rsid w:val="00427BE8"/>
    <w:rsid w:val="004B23E1"/>
    <w:rsid w:val="005048D3"/>
    <w:rsid w:val="0056205E"/>
    <w:rsid w:val="005C5300"/>
    <w:rsid w:val="0068113E"/>
    <w:rsid w:val="006A37F8"/>
    <w:rsid w:val="0073285E"/>
    <w:rsid w:val="00795E44"/>
    <w:rsid w:val="00830FDF"/>
    <w:rsid w:val="00843E88"/>
    <w:rsid w:val="00862FD1"/>
    <w:rsid w:val="00902F50"/>
    <w:rsid w:val="00985AD7"/>
    <w:rsid w:val="00AF393C"/>
    <w:rsid w:val="00B32F84"/>
    <w:rsid w:val="00BA4B87"/>
    <w:rsid w:val="00BA52EB"/>
    <w:rsid w:val="00C02726"/>
    <w:rsid w:val="00C826F3"/>
    <w:rsid w:val="00D24274"/>
    <w:rsid w:val="00DF2489"/>
    <w:rsid w:val="00EA088E"/>
    <w:rsid w:val="00EB39B6"/>
    <w:rsid w:val="00F53B57"/>
    <w:rsid w:val="00F7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33DC"/>
  <w15:docId w15:val="{E5FC2B1D-F72C-45C3-836F-54AECA30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2489"/>
    <w:pPr>
      <w:tabs>
        <w:tab w:val="center" w:pos="4680"/>
        <w:tab w:val="right" w:pos="9360"/>
      </w:tabs>
    </w:pPr>
  </w:style>
  <w:style w:type="character" w:customStyle="1" w:styleId="HeaderChar">
    <w:name w:val="Header Char"/>
    <w:basedOn w:val="DefaultParagraphFont"/>
    <w:link w:val="Header"/>
    <w:uiPriority w:val="99"/>
    <w:rsid w:val="00DF2489"/>
  </w:style>
  <w:style w:type="paragraph" w:styleId="Footer">
    <w:name w:val="footer"/>
    <w:basedOn w:val="Normal"/>
    <w:link w:val="FooterChar"/>
    <w:uiPriority w:val="99"/>
    <w:unhideWhenUsed/>
    <w:rsid w:val="00DF2489"/>
    <w:pPr>
      <w:tabs>
        <w:tab w:val="center" w:pos="4680"/>
        <w:tab w:val="right" w:pos="9360"/>
      </w:tabs>
    </w:pPr>
  </w:style>
  <w:style w:type="character" w:customStyle="1" w:styleId="FooterChar">
    <w:name w:val="Footer Char"/>
    <w:basedOn w:val="DefaultParagraphFont"/>
    <w:link w:val="Footer"/>
    <w:uiPriority w:val="99"/>
    <w:rsid w:val="00DF2489"/>
  </w:style>
  <w:style w:type="paragraph" w:styleId="Revision">
    <w:name w:val="Revision"/>
    <w:hidden/>
    <w:uiPriority w:val="99"/>
    <w:semiHidden/>
    <w:rsid w:val="00985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900" Type="http://schemas.openxmlformats.org/officeDocument/2006/relationships/comments" Target="comments.xml"/><Relationship Id="rId901" Type="http://schemas.microsoft.com/office/2011/relationships/commentsExtended" Target="commentsExtended.xml"/><Relationship Id="rId902" Type="http://schemas.microsoft.com/office/2011/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81" ma:contentTypeDescription="Create a new document." ma:contentTypeScope="" ma:versionID="60d70802ba3b2fd5fc57ef360dbea8e6">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11b016fb20446eff80a72bef3d65e9bc"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3b59848-949a-4ed4-8036-feb011ce2b52">
      <Terms xmlns="http://schemas.microsoft.com/office/infopath/2007/PartnerControls"/>
    </lcf76f155ced4ddcb4097134ff3c332f>
    <_Flow_SignoffStatus xmlns="b3b59848-949a-4ed4-8036-feb011ce2b52" xsi:nil="true"/>
    <TaxCatchAll xmlns="37d47695-dda2-48a2-87bc-2a1f7ac7fe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D4FB23-1B3F-4B2C-B1BA-64EA0AE11A99}"/>
</file>

<file path=customXml/itemProps2.xml><?xml version="1.0" encoding="utf-8"?>
<ds:datastoreItem xmlns:ds="http://schemas.openxmlformats.org/officeDocument/2006/customXml" ds:itemID="{FD932443-C9A5-4725-83B7-BB51E5F71C55}">
  <ds:schemaRefs>
    <ds:schemaRef ds:uri="http://schemas.microsoft.com/office/2006/metadata/properties"/>
    <ds:schemaRef ds:uri="http://schemas.microsoft.com/office/infopath/2007/PartnerControls"/>
    <ds:schemaRef ds:uri="http://schemas.microsoft.com/sharepoint/v3"/>
    <ds:schemaRef ds:uri="b3b59848-949a-4ed4-8036-feb011ce2b52"/>
    <ds:schemaRef ds:uri="37d47695-dda2-48a2-87bc-2a1f7ac7fedc"/>
  </ds:schemaRefs>
</ds:datastoreItem>
</file>

<file path=customXml/itemProps3.xml><?xml version="1.0" encoding="utf-8"?>
<ds:datastoreItem xmlns:ds="http://schemas.openxmlformats.org/officeDocument/2006/customXml" ds:itemID="{2120A898-C924-4919-9589-5D4D5D0A56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939</Words>
  <Characters>5353</Characters>
  <Application>Microsoft Office Word</Application>
  <DocSecurity>0</DocSecurity>
  <Lines>44</Lines>
  <Paragraphs>12</Paragraphs>
  <ScaleCrop>false</ScaleCrop>
  <Company>Grand Canyon Education</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an LLM and FastAPI Deployment — Rubric</dc:title>
  <dc:creator>Grand Canyon University — College of Engineering and Technology</dc:creator>
  <cp:lastModifiedBy>Rebecca Shapiro (GCE)</cp:lastModifiedBy>
  <cp:revision>25</cp:revision>
  <dcterms:created xsi:type="dcterms:W3CDTF">2026-05-27T05:35:00Z</dcterms:created>
  <dcterms:modified xsi:type="dcterms:W3CDTF">2026-07-30T17:44:00Z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y fmtid="{D5CDD505-2E9C-101B-9397-08002B2CF9AE}" pid="3" name="MediaServiceImageTags">
    <vt:lpwstr/>
  </property>
</Properties>
</file>