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96C64" w14:textId="77777777" w:rsidR="00BD631F" w:rsidRDefault="00BD631F">
      <w:pPr>
        <w:tabs>
          <w:tab w:val="right" w:pos="10800"/>
        </w:tabs>
        <w:spacing w:after="240"/>
        <w:rPr>
          <w:rFonts w:ascii="Times New Roman" w:eastAsiaTheme="minorHAnsi" w:hAnsi="Times New Roman" w:cstheme="minorBidi"/>
          <w:kern w:val="2"/>
          <w:sz w:val="40"/>
          <w:szCs w:val="40"/>
          <w14:ligatures w14:val="standardContextual"/>
        </w:rPr>
      </w:pPr>
    </w:p>
    <w:p w14:paraId="0ABDE8DA" w14:textId="7EDE39ED" w:rsidR="001A2058" w:rsidRPr="001A2058" w:rsidRDefault="008175CA" w:rsidP="001A2058">
      <w:pPr>
        <w:tabs>
          <w:tab w:val="right" w:pos="10800"/>
        </w:tabs>
        <w:spacing w:after="240"/>
        <w:jc w:val="center"/>
        <w:rPr>
          <w:rFonts w:ascii="Times New Roman" w:eastAsiaTheme="minorHAnsi" w:hAnsi="Times New Roman" w:cstheme="minorBidi"/>
          <w:b/>
          <w:kern w:val="2"/>
          <w:sz w:val="40"/>
          <w:szCs w:val="40"/>
          <w14:ligatures w14:val="standardContextual"/>
        </w:rPr>
      </w:pPr>
      <w:r w:rsidRPr="000B7974">
        <w:rPr>
          <w:rFonts w:ascii="Times New Roman" w:eastAsiaTheme="minorHAnsi" w:hAnsi="Times New Roman" w:cstheme="minorBidi"/>
          <w:kern w:val="2"/>
          <w:sz w:val="40"/>
          <w:szCs w:val="40"/>
          <w14:ligatures w14:val="standardContextual"/>
        </w:rPr>
        <w:t xml:space="preserve">AIT-204 Topic </w:t>
      </w:r>
      <w:r w:rsidR="001A2058">
        <w:rPr>
          <w:rFonts w:ascii="Times New Roman" w:eastAsiaTheme="minorHAnsi" w:hAnsi="Times New Roman" w:cstheme="minorBidi"/>
          <w:kern w:val="2"/>
          <w:sz w:val="40"/>
          <w:szCs w:val="40"/>
          <w14:ligatures w14:val="standardContextual"/>
        </w:rPr>
        <w:t>2</w:t>
      </w:r>
      <w:r w:rsidR="00240ED2" w:rsidRPr="000B7974">
        <w:rPr>
          <w:rFonts w:ascii="Times New Roman" w:eastAsiaTheme="minorHAnsi" w:hAnsi="Times New Roman" w:cstheme="minorBidi"/>
          <w:kern w:val="2"/>
          <w:sz w:val="40"/>
          <w:szCs w:val="40"/>
          <w14:ligatures w14:val="standardContextual"/>
        </w:rPr>
        <w:t xml:space="preserve"> Rubric: </w:t>
      </w:r>
    </w:p>
    <w:p w14:paraId="1E5EE38F" w14:textId="77777777" w:rsidR="001A2058" w:rsidRPr="001A2058" w:rsidRDefault="001A2058" w:rsidP="001A2058">
      <w:pPr>
        <w:tabs>
          <w:tab w:val="right" w:pos="10800"/>
        </w:tabs>
        <w:spacing w:after="240"/>
        <w:jc w:val="center"/>
        <w:rPr>
          <w:rFonts w:ascii="Times New Roman" w:eastAsiaTheme="minorHAnsi" w:hAnsi="Times New Roman" w:cstheme="minorBidi"/>
          <w:bCs/>
          <w:kern w:val="2"/>
          <w:sz w:val="40"/>
          <w:szCs w:val="40"/>
          <w14:ligatures w14:val="standardContextual"/>
        </w:rPr>
      </w:pPr>
      <w:r w:rsidRPr="001A2058">
        <w:rPr>
          <w:rFonts w:ascii="Times New Roman" w:eastAsiaTheme="minorHAnsi" w:hAnsi="Times New Roman" w:cstheme="minorBidi"/>
          <w:bCs/>
          <w:kern w:val="2"/>
          <w:sz w:val="40"/>
          <w:szCs w:val="40"/>
          <w14:ligatures w14:val="standardContextual"/>
        </w:rPr>
        <w:t>CLC - Product 2: “Income-Insight”: A Tabular Classification Service</w:t>
      </w:r>
    </w:p>
    <w:p w14:paraId="7F3F7E08" w14:textId="2770982D" w:rsidR="00916D45" w:rsidRDefault="00D11A0C" w:rsidP="001A2058">
      <w:pPr>
        <w:tabs>
          <w:tab w:val="right" w:pos="10800"/>
        </w:tabs>
        <w:spacing w:after="240"/>
        <w:jc w:val="center"/>
      </w:pPr>
      <w:r>
        <w:rPr>
          <w:color w:val="555555"/>
          <w:sz w:val="22"/>
          <w:szCs w:val="22"/>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892"/>
        <w:gridCol w:w="2350"/>
        <w:gridCol w:w="2350"/>
        <w:gridCol w:w="2350"/>
        <w:gridCol w:w="2399"/>
        <w:gridCol w:w="1639"/>
      </w:tblGrid>
      <w:tr w:rsidR="00BD631F" w14:paraId="7F3F7E0F" w14:textId="77777777" w:rsidTr="00BD631F">
        <w:tc>
          <w:tcPr>
            <w:tcW w:w="715" w:type="pct"/>
            <w:tcMar>
              <w:top w:w="100" w:type="dxa"/>
              <w:left w:w="120" w:type="dxa"/>
              <w:bottom w:w="100" w:type="dxa"/>
              <w:right w:w="120" w:type="dxa"/>
            </w:tcMar>
          </w:tcPr>
          <w:p w14:paraId="7F3F7E09" w14:textId="4BDE7B2B" w:rsidR="00BD631F" w:rsidRPr="00A17170" w:rsidRDefault="00BD631F" w:rsidP="00BD631F">
            <w:pPr>
              <w:jc w:val="center"/>
              <w:rPr>
                <w:b/>
                <w:bCs/>
                <w:sz w:val="20"/>
                <w:szCs w:val="20"/>
              </w:rPr>
            </w:pPr>
            <w:r w:rsidRPr="00A17170">
              <w:rPr>
                <w:b/>
                <w:bCs/>
                <w:sz w:val="20"/>
                <w:szCs w:val="20"/>
              </w:rPr>
              <w:t>Criteria</w:t>
            </w:r>
          </w:p>
        </w:tc>
        <w:tc>
          <w:tcPr>
            <w:tcW w:w="284" w:type="pct"/>
          </w:tcPr>
          <w:p w14:paraId="0C330DFC" w14:textId="234DA9AC" w:rsidR="00BD631F" w:rsidRPr="00A17170" w:rsidRDefault="00BD631F" w:rsidP="00BD631F">
            <w:pPr>
              <w:jc w:val="center"/>
              <w:rPr>
                <w:sz w:val="20"/>
                <w:szCs w:val="20"/>
              </w:rPr>
            </w:pPr>
            <w:commentRangeStart w:id="0"/>
            <w:commentRangeStart w:id="39"/>
            <w:r w:rsidRPr="00A17170">
              <w:rPr>
                <w:sz w:val="20"/>
                <w:szCs w:val="20"/>
              </w:rPr>
              <w:t>% Value</w:t>
            </w:r>
            <w:commentRangeEnd w:id="0"/>
            <w:r w:rsidR="00E9646F" w:rsidRPr="00A17170">
              <w:rPr>
                <w:rStyle w:val="CommentReference"/>
                <w:rFonts w:cs="Calibri"/>
                <w:sz w:val="20"/>
                <w:szCs w:val="20"/>
              </w:rPr>
              <w:commentReference w:id="0"/>
            </w:r>
            <w:commentRangeEnd w:id="39"/>
            <w:r>
              <w:rPr>
                <w:rStyle w:val="CommentReference"/>
              </w:rPr>
              <w:commentReference w:id="39"/>
            </w:r>
          </w:p>
        </w:tc>
        <w:tc>
          <w:tcPr>
            <w:tcW w:w="800" w:type="pct"/>
            <w:tcMar>
              <w:top w:w="100" w:type="dxa"/>
              <w:left w:w="120" w:type="dxa"/>
              <w:bottom w:w="100" w:type="dxa"/>
              <w:right w:w="120" w:type="dxa"/>
            </w:tcMar>
          </w:tcPr>
          <w:p w14:paraId="7F3F7E0A" w14:textId="76A1959D" w:rsidR="00BD631F" w:rsidRPr="00A17170" w:rsidRDefault="00BD631F" w:rsidP="00BD631F">
            <w:pPr>
              <w:jc w:val="center"/>
              <w:rPr>
                <w:sz w:val="20"/>
                <w:szCs w:val="20"/>
              </w:rPr>
            </w:pPr>
            <w:r w:rsidRPr="00A17170">
              <w:rPr>
                <w:sz w:val="20"/>
                <w:szCs w:val="20"/>
              </w:rPr>
              <w:t>Unsatisfactory</w:t>
            </w:r>
          </w:p>
        </w:tc>
        <w:tc>
          <w:tcPr>
            <w:tcW w:w="800" w:type="pct"/>
            <w:tcMar>
              <w:top w:w="100" w:type="dxa"/>
              <w:left w:w="120" w:type="dxa"/>
              <w:bottom w:w="100" w:type="dxa"/>
              <w:right w:w="120" w:type="dxa"/>
            </w:tcMar>
          </w:tcPr>
          <w:p w14:paraId="7F3F7E0B" w14:textId="4304095D" w:rsidR="00BD631F" w:rsidRPr="00A17170" w:rsidRDefault="00BD631F" w:rsidP="00BD631F">
            <w:pPr>
              <w:jc w:val="center"/>
              <w:rPr>
                <w:sz w:val="20"/>
                <w:szCs w:val="20"/>
              </w:rPr>
            </w:pPr>
            <w:r w:rsidRPr="00A17170">
              <w:rPr>
                <w:sz w:val="20"/>
                <w:szCs w:val="20"/>
              </w:rPr>
              <w:t>Insufficient</w:t>
            </w:r>
          </w:p>
        </w:tc>
        <w:tc>
          <w:tcPr>
            <w:tcW w:w="800" w:type="pct"/>
            <w:tcMar>
              <w:top w:w="100" w:type="dxa"/>
              <w:left w:w="120" w:type="dxa"/>
              <w:bottom w:w="100" w:type="dxa"/>
              <w:right w:w="120" w:type="dxa"/>
            </w:tcMar>
          </w:tcPr>
          <w:p w14:paraId="7F3F7E0C" w14:textId="4E41BBCE" w:rsidR="00BD631F" w:rsidRPr="00A17170" w:rsidRDefault="00BD631F" w:rsidP="00BD631F">
            <w:pPr>
              <w:jc w:val="center"/>
              <w:rPr>
                <w:sz w:val="20"/>
                <w:szCs w:val="20"/>
              </w:rPr>
            </w:pPr>
            <w:r w:rsidRPr="00A17170">
              <w:rPr>
                <w:sz w:val="20"/>
                <w:szCs w:val="20"/>
              </w:rPr>
              <w:t>Approaching</w:t>
            </w:r>
          </w:p>
        </w:tc>
        <w:tc>
          <w:tcPr>
            <w:tcW w:w="800" w:type="pct"/>
            <w:tcMar>
              <w:top w:w="100" w:type="dxa"/>
              <w:left w:w="120" w:type="dxa"/>
              <w:bottom w:w="100" w:type="dxa"/>
              <w:right w:w="120" w:type="dxa"/>
            </w:tcMar>
          </w:tcPr>
          <w:p w14:paraId="7F3F7E0D" w14:textId="009B5839" w:rsidR="00BD631F" w:rsidRPr="00A17170" w:rsidRDefault="00BD631F" w:rsidP="00BD631F">
            <w:pPr>
              <w:jc w:val="center"/>
              <w:rPr>
                <w:sz w:val="20"/>
                <w:szCs w:val="20"/>
              </w:rPr>
            </w:pPr>
            <w:r w:rsidRPr="00A17170">
              <w:rPr>
                <w:sz w:val="20"/>
                <w:szCs w:val="20"/>
              </w:rPr>
              <w:t>Acceptable</w:t>
            </w:r>
          </w:p>
        </w:tc>
        <w:tc>
          <w:tcPr>
            <w:tcW w:w="800" w:type="pct"/>
            <w:tcMar>
              <w:top w:w="100" w:type="dxa"/>
              <w:left w:w="120" w:type="dxa"/>
              <w:bottom w:w="100" w:type="dxa"/>
              <w:right w:w="120" w:type="dxa"/>
            </w:tcMar>
          </w:tcPr>
          <w:p w14:paraId="7F3F7E0E" w14:textId="44E282AC" w:rsidR="00BD631F" w:rsidRPr="00A17170" w:rsidRDefault="00BD631F" w:rsidP="00BD631F">
            <w:pPr>
              <w:jc w:val="center"/>
              <w:rPr>
                <w:sz w:val="20"/>
                <w:szCs w:val="20"/>
              </w:rPr>
            </w:pPr>
            <w:r w:rsidRPr="00A17170">
              <w:rPr>
                <w:sz w:val="20"/>
                <w:szCs w:val="20"/>
              </w:rPr>
              <w:t>Target</w:t>
            </w:r>
          </w:p>
        </w:tc>
      </w:tr>
      <w:tr w:rsidR="00BD631F" w14:paraId="1A86D587" w14:textId="77777777" w:rsidTr="00BD631F">
        <w:tc>
          <w:tcPr>
            <w:tcW w:w="715" w:type="pct"/>
            <w:tcMar>
              <w:top w:w="100" w:type="dxa"/>
              <w:left w:w="120" w:type="dxa"/>
              <w:bottom w:w="100" w:type="dxa"/>
              <w:right w:w="120" w:type="dxa"/>
            </w:tcMar>
          </w:tcPr>
          <w:p w14:paraId="1E5097EA" w14:textId="0A999AC5" w:rsidR="00BD631F" w:rsidRPr="00A17170" w:rsidRDefault="00BD631F" w:rsidP="00BD631F">
            <w:pPr>
              <w:rPr>
                <w:b/>
                <w:bCs/>
                <w:color w:val="1F4E79"/>
                <w:sz w:val="20"/>
                <w:szCs w:val="20"/>
              </w:rPr>
            </w:pPr>
            <w:r w:rsidRPr="00A17170">
              <w:rPr>
                <w:b/>
                <w:bCs/>
                <w:sz w:val="20"/>
                <w:szCs w:val="20"/>
              </w:rPr>
              <w:t>% Scaling</w:t>
            </w:r>
          </w:p>
        </w:tc>
        <w:tc>
          <w:tcPr>
            <w:tcW w:w="284" w:type="pct"/>
          </w:tcPr>
          <w:p w14:paraId="0D8B775F" w14:textId="77777777" w:rsidR="00BD631F" w:rsidRPr="00A17170" w:rsidRDefault="00BD631F" w:rsidP="00BD631F">
            <w:pPr>
              <w:rPr>
                <w:sz w:val="20"/>
                <w:szCs w:val="20"/>
              </w:rPr>
            </w:pPr>
          </w:p>
        </w:tc>
        <w:tc>
          <w:tcPr>
            <w:tcW w:w="800" w:type="pct"/>
            <w:tcMar>
              <w:top w:w="100" w:type="dxa"/>
              <w:left w:w="120" w:type="dxa"/>
              <w:bottom w:w="100" w:type="dxa"/>
              <w:right w:w="120" w:type="dxa"/>
            </w:tcMar>
          </w:tcPr>
          <w:p w14:paraId="14E0B956" w14:textId="495CF0B7" w:rsidR="00BD631F" w:rsidRPr="00A17170" w:rsidRDefault="00BD631F" w:rsidP="00BD631F">
            <w:pPr>
              <w:rPr>
                <w:b/>
                <w:bCs/>
                <w:color w:val="1F4E79"/>
                <w:sz w:val="20"/>
                <w:szCs w:val="20"/>
              </w:rPr>
            </w:pPr>
            <w:r w:rsidRPr="00A17170">
              <w:rPr>
                <w:sz w:val="20"/>
                <w:szCs w:val="20"/>
              </w:rPr>
              <w:t>0%</w:t>
            </w:r>
          </w:p>
        </w:tc>
        <w:tc>
          <w:tcPr>
            <w:tcW w:w="800" w:type="pct"/>
            <w:tcMar>
              <w:top w:w="100" w:type="dxa"/>
              <w:left w:w="120" w:type="dxa"/>
              <w:bottom w:w="100" w:type="dxa"/>
              <w:right w:w="120" w:type="dxa"/>
            </w:tcMar>
          </w:tcPr>
          <w:p w14:paraId="0C32DD1B" w14:textId="6CE7424F" w:rsidR="00BD631F" w:rsidRPr="00A17170" w:rsidRDefault="00BD631F" w:rsidP="00BD631F">
            <w:pPr>
              <w:rPr>
                <w:b/>
                <w:bCs/>
                <w:color w:val="1F4E79"/>
                <w:sz w:val="20"/>
                <w:szCs w:val="20"/>
              </w:rPr>
            </w:pPr>
            <w:r w:rsidRPr="00A17170">
              <w:rPr>
                <w:sz w:val="20"/>
                <w:szCs w:val="20"/>
              </w:rPr>
              <w:t>65%</w:t>
            </w:r>
          </w:p>
        </w:tc>
        <w:tc>
          <w:tcPr>
            <w:tcW w:w="800" w:type="pct"/>
            <w:tcMar>
              <w:top w:w="100" w:type="dxa"/>
              <w:left w:w="120" w:type="dxa"/>
              <w:bottom w:w="100" w:type="dxa"/>
              <w:right w:w="120" w:type="dxa"/>
            </w:tcMar>
          </w:tcPr>
          <w:p w14:paraId="16590584" w14:textId="7EE7D0E6" w:rsidR="00BD631F" w:rsidRPr="00A17170" w:rsidRDefault="00BD631F" w:rsidP="00BD631F">
            <w:pPr>
              <w:rPr>
                <w:b/>
                <w:bCs/>
                <w:color w:val="1F4E79"/>
                <w:sz w:val="20"/>
                <w:szCs w:val="20"/>
              </w:rPr>
            </w:pPr>
            <w:r w:rsidRPr="00A17170">
              <w:rPr>
                <w:sz w:val="20"/>
                <w:szCs w:val="20"/>
              </w:rPr>
              <w:t>75%</w:t>
            </w:r>
          </w:p>
        </w:tc>
        <w:tc>
          <w:tcPr>
            <w:tcW w:w="800" w:type="pct"/>
            <w:tcMar>
              <w:top w:w="100" w:type="dxa"/>
              <w:left w:w="120" w:type="dxa"/>
              <w:bottom w:w="100" w:type="dxa"/>
              <w:right w:w="120" w:type="dxa"/>
            </w:tcMar>
          </w:tcPr>
          <w:p w14:paraId="70354EF9" w14:textId="1E45FFAB" w:rsidR="00BD631F" w:rsidRPr="00A17170" w:rsidRDefault="00BD631F" w:rsidP="00BD631F">
            <w:pPr>
              <w:rPr>
                <w:b/>
                <w:bCs/>
                <w:color w:val="1F4E79"/>
                <w:sz w:val="20"/>
                <w:szCs w:val="20"/>
              </w:rPr>
            </w:pPr>
            <w:r w:rsidRPr="00A17170">
              <w:rPr>
                <w:sz w:val="20"/>
                <w:szCs w:val="20"/>
              </w:rPr>
              <w:t>85%</w:t>
            </w:r>
          </w:p>
        </w:tc>
        <w:tc>
          <w:tcPr>
            <w:tcW w:w="800" w:type="pct"/>
            <w:tcMar>
              <w:top w:w="100" w:type="dxa"/>
              <w:left w:w="120" w:type="dxa"/>
              <w:bottom w:w="100" w:type="dxa"/>
              <w:right w:w="120" w:type="dxa"/>
            </w:tcMar>
          </w:tcPr>
          <w:p w14:paraId="4823A53C" w14:textId="7E6DFD30" w:rsidR="00BD631F" w:rsidRPr="00A17170" w:rsidRDefault="00BD631F" w:rsidP="00BD631F">
            <w:pPr>
              <w:rPr>
                <w:b/>
                <w:bCs/>
                <w:color w:val="1F4E79"/>
                <w:sz w:val="20"/>
                <w:szCs w:val="20"/>
              </w:rPr>
            </w:pPr>
            <w:r w:rsidRPr="00A17170">
              <w:rPr>
                <w:sz w:val="20"/>
                <w:szCs w:val="20"/>
              </w:rPr>
              <w:t>100%</w:t>
            </w:r>
          </w:p>
        </w:tc>
      </w:tr>
      <w:tr w:rsidR="00BD631F" w:rsidRPr="004A0E45" w14:paraId="7F3F7E1B" w14:textId="77777777" w:rsidTr="00BD631F">
        <w:tc>
          <w:tcPr>
            <w:tcW w:w="715" w:type="pct"/>
            <w:tcMar>
              <w:top w:w="100" w:type="dxa"/>
              <w:left w:w="120" w:type="dxa"/>
              <w:bottom w:w="100" w:type="dxa"/>
              <w:right w:w="120" w:type="dxa"/>
            </w:tcMar>
          </w:tcPr>
          <w:p w14:paraId="7F3F7E10" w14:textId="77777777" w:rsidR="00BD631F" w:rsidRPr="00A17170" w:rsidRDefault="00BD631F" w:rsidP="00BD631F">
            <w:pPr>
              <w:rPr>
                <w:b/>
                <w:bCs/>
                <w:sz w:val="20"/>
                <w:szCs w:val="20"/>
              </w:rPr>
            </w:pPr>
            <w:r w:rsidRPr="00A17170">
              <w:rPr>
                <w:b/>
                <w:bCs/>
                <w:sz w:val="20"/>
                <w:szCs w:val="20"/>
              </w:rPr>
              <w:t>Forward &amp; Backward Propagation in Matrix Form</w:t>
            </w:r>
          </w:p>
        </w:tc>
        <w:tc>
          <w:tcPr>
            <w:tcW w:w="284" w:type="pct"/>
          </w:tcPr>
          <w:p w14:paraId="4BD6ACCF" w14:textId="77777777" w:rsidR="00BD631F" w:rsidRPr="00A17170" w:rsidRDefault="00BD631F" w:rsidP="00BD631F">
            <w:pPr>
              <w:spacing w:before="60"/>
              <w:rPr>
                <w:sz w:val="20"/>
                <w:szCs w:val="20"/>
              </w:rPr>
            </w:pPr>
            <w:ins w:id="9001" w:author="Isac Artzi" w:date="2026-08-24T12:00:00Z">
              <w:r>
                <w:t xml:space="preserve">12%</w:t>
              </w:r>
            </w:ins>
          </w:p>
        </w:tc>
        <w:tc>
          <w:tcPr>
            <w:tcW w:w="800" w:type="pct"/>
            <w:tcMar>
              <w:top w:w="100" w:type="dxa"/>
              <w:left w:w="120" w:type="dxa"/>
              <w:bottom w:w="100" w:type="dxa"/>
              <w:right w:w="120" w:type="dxa"/>
            </w:tcMar>
          </w:tcPr>
          <w:p w14:paraId="7F3F7E12" w14:textId="04850AAC" w:rsidR="00BD631F" w:rsidRPr="00A17170" w:rsidRDefault="00BD631F" w:rsidP="00BD631F">
            <w:pPr>
              <w:spacing w:before="60"/>
              <w:rPr>
                <w:sz w:val="20"/>
                <w:szCs w:val="20"/>
              </w:rPr>
            </w:pPr>
            <w:r w:rsidRPr="00A17170">
              <w:rPr>
                <w:sz w:val="20"/>
                <w:szCs w:val="20"/>
              </w:rPr>
              <w:t>The forward and backward propagation derivation of forward and backward propagation in matrix form is missing</w:t>
            </w:r>
            <w:ins w:id="1" w:author="Annemarie Burns (GCE)" w:date="2026-08-14T12:10:00Z" w16du:dateUtc="2026-08-14T19:10:00Z">
              <w:r w:rsidR="003C1681">
                <w:rPr>
                  <w:sz w:val="20"/>
                  <w:szCs w:val="20"/>
                </w:rPr>
                <w:t>, inaccurate, or largely incomplete</w:t>
              </w:r>
            </w:ins>
            <w:r w:rsidRPr="00A17170">
              <w:rPr>
                <w:sz w:val="20"/>
                <w:szCs w:val="20"/>
              </w:rPr>
              <w:t>.</w:t>
            </w:r>
          </w:p>
        </w:tc>
        <w:tc>
          <w:tcPr>
            <w:tcW w:w="800" w:type="pct"/>
            <w:tcMar>
              <w:top w:w="100" w:type="dxa"/>
              <w:left w:w="120" w:type="dxa"/>
              <w:bottom w:w="100" w:type="dxa"/>
              <w:right w:w="120" w:type="dxa"/>
            </w:tcMar>
          </w:tcPr>
          <w:p w14:paraId="7F3F7E14" w14:textId="352603CF" w:rsidR="00BD631F" w:rsidRPr="00A17170" w:rsidRDefault="00BD631F" w:rsidP="00BD631F">
            <w:pPr>
              <w:spacing w:before="60"/>
              <w:rPr>
                <w:sz w:val="20"/>
                <w:szCs w:val="20"/>
              </w:rPr>
            </w:pPr>
            <w:del w:id="9009" w:author="Isac Artzi" w:date="2026-08-24T12:00:00Z">
              <w:r w:rsidRPr="00A17170">
                <w:rPr>
                  <w:sz w:val="20"/>
                  <w:szCs w:val="20"/>
                </w:rPr>
                <w:delText xml:space="preserve">The forward and backward propagation derivation is provided but contains notational errors and the XOR worked example is </w:delText>
              </w:r>
            </w:del>
            <w:commentRangeStart w:id="2"/>
            <w:commentRangeStart w:id="40"/>
            <w:del w:id="9010" w:author="Isac Artzi" w:date="2026-08-24T12:00:00Z">
              <w:r w:rsidRPr="00A17170">
                <w:rPr>
                  <w:sz w:val="20"/>
                  <w:szCs w:val="20"/>
                </w:rPr>
                <w:delText>missing or incorrect</w:delText>
              </w:r>
            </w:del>
            <w:commentRangeEnd w:id="2"/>
            <w:del w:id="9011" w:author="Isac Artzi" w:date="2026-08-24T12:00:00Z">
              <w:r w:rsidR="00D73392" w:rsidRPr="00A17170">
                <w:rPr>
                  <w:rStyle w:val="CommentReference"/>
                  <w:rFonts w:cs="Calibri"/>
                  <w:sz w:val="20"/>
                  <w:szCs w:val="20"/>
                </w:rPr>
                <w:commentReference w:id="2"/>
              </w:r>
              <w:commentRangeEnd w:id="40"/>
              <w:r>
                <w:rPr>
                  <w:rStyle w:val="CommentReference"/>
                </w:rPr>
                <w:commentReference w:id="40"/>
              </w:r>
            </w:del>
            <w:del w:id="9012" w:author="Isac Artzi" w:date="2026-08-24T12:00:00Z">
              <w:r w:rsidRPr="00A17170">
                <w:rPr>
                  <w:sz w:val="20"/>
                  <w:szCs w:val="20"/>
                </w:rPr>
                <w:delText>.</w:delText>
              </w:r>
            </w:del>
            <w:ins w:id="9013" w:author="Isac Artzi" w:date="2026-08-24T12:00:00Z">
              <w:r>
                <w:t xml:space="preserve">A derivation is attempted, but the matrix shapes do not follow from one step to the next, the chain-rule steps are incomplete, and the XOR worked example is missing or incorrect.</w:t>
              </w:r>
            </w:ins>
          </w:p>
        </w:tc>
        <w:tc>
          <w:tcPr>
            <w:tcW w:w="800" w:type="pct"/>
            <w:tcMar>
              <w:top w:w="100" w:type="dxa"/>
              <w:left w:w="120" w:type="dxa"/>
              <w:bottom w:w="100" w:type="dxa"/>
              <w:right w:w="120" w:type="dxa"/>
            </w:tcMar>
          </w:tcPr>
          <w:p w14:paraId="7F3F7E16" w14:textId="470DC3E7" w:rsidR="00BD631F" w:rsidRPr="00A17170" w:rsidRDefault="00BD631F" w:rsidP="00BD631F">
            <w:pPr>
              <w:spacing w:before="60"/>
              <w:rPr>
                <w:sz w:val="20"/>
                <w:szCs w:val="20"/>
              </w:rPr>
            </w:pPr>
            <w:r w:rsidRPr="00A17170">
              <w:rPr>
                <w:sz w:val="20"/>
                <w:szCs w:val="20"/>
              </w:rPr>
              <w:t>The forward and backward propagation derivation is covered, but the matrix shapes or the XOR worked example lack clarity.</w:t>
            </w:r>
          </w:p>
        </w:tc>
        <w:tc>
          <w:tcPr>
            <w:tcW w:w="800" w:type="pct"/>
            <w:tcMar>
              <w:top w:w="100" w:type="dxa"/>
              <w:left w:w="120" w:type="dxa"/>
              <w:bottom w:w="100" w:type="dxa"/>
              <w:right w:w="120" w:type="dxa"/>
            </w:tcMar>
          </w:tcPr>
          <w:p w14:paraId="7F3F7E18" w14:textId="59235E82" w:rsidR="00BD631F" w:rsidRPr="00A17170" w:rsidRDefault="00BD631F" w:rsidP="00BD631F">
            <w:pPr>
              <w:spacing w:before="60"/>
              <w:rPr>
                <w:sz w:val="20"/>
                <w:szCs w:val="20"/>
              </w:rPr>
            </w:pPr>
            <w:r w:rsidRPr="00A17170">
              <w:rPr>
                <w:sz w:val="20"/>
                <w:szCs w:val="20"/>
              </w:rPr>
              <w:t>The forward and backward propagation derivation is clearly explained with correct shapes, an XOR worked example, and intuitive commentary.</w:t>
            </w:r>
          </w:p>
        </w:tc>
        <w:tc>
          <w:tcPr>
            <w:tcW w:w="800" w:type="pct"/>
            <w:tcMar>
              <w:top w:w="100" w:type="dxa"/>
              <w:left w:w="120" w:type="dxa"/>
              <w:bottom w:w="100" w:type="dxa"/>
              <w:right w:w="120" w:type="dxa"/>
            </w:tcMar>
          </w:tcPr>
          <w:p w14:paraId="7F3F7E1A" w14:textId="5D208443" w:rsidR="00BD631F" w:rsidRPr="00A17170" w:rsidRDefault="00BD631F" w:rsidP="00BD631F">
            <w:pPr>
              <w:spacing w:before="60"/>
              <w:rPr>
                <w:sz w:val="20"/>
                <w:szCs w:val="20"/>
              </w:rPr>
            </w:pPr>
            <w:r w:rsidRPr="00A17170">
              <w:rPr>
                <w:sz w:val="20"/>
                <w:szCs w:val="20"/>
              </w:rPr>
              <w:t>The forward and backward propagation derivation is rigorous, with explicit shapes for every weight and gradient, a complete XOR worked example, and a clear narrative tying matrix multiplication to expressive capacity.</w:t>
            </w:r>
          </w:p>
        </w:tc>
      </w:tr>
      <w:tr w:rsidR="00BD631F" w:rsidRPr="004A0E45" w14:paraId="7F3F7E27" w14:textId="77777777" w:rsidTr="00BD631F">
        <w:tc>
          <w:tcPr>
            <w:tcW w:w="715" w:type="pct"/>
            <w:shd w:val="clear" w:color="auto" w:fill="FAFAFA"/>
            <w:tcMar>
              <w:top w:w="100" w:type="dxa"/>
              <w:left w:w="120" w:type="dxa"/>
              <w:bottom w:w="100" w:type="dxa"/>
              <w:right w:w="120" w:type="dxa"/>
            </w:tcMar>
          </w:tcPr>
          <w:p w14:paraId="7F3F7E1C" w14:textId="77777777" w:rsidR="00BD631F" w:rsidRPr="00A17170" w:rsidRDefault="00BD631F" w:rsidP="00BD631F">
            <w:pPr>
              <w:rPr>
                <w:b/>
                <w:bCs/>
                <w:sz w:val="20"/>
                <w:szCs w:val="20"/>
              </w:rPr>
            </w:pPr>
            <w:r w:rsidRPr="00A17170">
              <w:rPr>
                <w:b/>
                <w:bCs/>
                <w:sz w:val="20"/>
                <w:szCs w:val="20"/>
              </w:rPr>
              <w:t>MLP Training, Calibration &amp; Confusion-Matrix Analysis</w:t>
            </w:r>
          </w:p>
        </w:tc>
        <w:tc>
          <w:tcPr>
            <w:tcW w:w="284" w:type="pct"/>
          </w:tcPr>
          <w:p w14:paraId="042BEF2B" w14:textId="77777777" w:rsidR="00BD631F" w:rsidRPr="00A17170" w:rsidRDefault="00BD631F" w:rsidP="00BD631F">
            <w:pPr>
              <w:spacing w:before="60"/>
              <w:rPr>
                <w:sz w:val="20"/>
                <w:szCs w:val="20"/>
              </w:rPr>
            </w:pPr>
            <w:ins w:id="9002" w:author="Isac Artzi" w:date="2026-08-24T12:00:00Z">
              <w:r>
                <w:t xml:space="preserve">12%</w:t>
              </w:r>
            </w:ins>
          </w:p>
        </w:tc>
        <w:tc>
          <w:tcPr>
            <w:tcW w:w="800" w:type="pct"/>
            <w:tcMar>
              <w:top w:w="100" w:type="dxa"/>
              <w:left w:w="120" w:type="dxa"/>
              <w:bottom w:w="100" w:type="dxa"/>
              <w:right w:w="120" w:type="dxa"/>
            </w:tcMar>
          </w:tcPr>
          <w:p w14:paraId="7F3F7E1E" w14:textId="222FF8E7" w:rsidR="00BD631F" w:rsidRPr="00A17170" w:rsidRDefault="00BD631F" w:rsidP="00BD631F">
            <w:pPr>
              <w:spacing w:before="60"/>
              <w:rPr>
                <w:sz w:val="20"/>
                <w:szCs w:val="20"/>
              </w:rPr>
            </w:pPr>
            <w:r w:rsidRPr="00A17170">
              <w:rPr>
                <w:sz w:val="20"/>
                <w:szCs w:val="20"/>
              </w:rPr>
              <w:t xml:space="preserve">The MLP is not </w:t>
            </w:r>
            <w:ins w:id="3" w:author="Annemarie Burns (GCE)" w:date="2026-08-14T12:17:00Z" w16du:dateUtc="2026-08-14T19:17:00Z">
              <w:r w:rsidR="00F717C2">
                <w:rPr>
                  <w:sz w:val="20"/>
                  <w:szCs w:val="20"/>
                </w:rPr>
                <w:t xml:space="preserve">accurately </w:t>
              </w:r>
            </w:ins>
            <w:r w:rsidRPr="00A17170">
              <w:rPr>
                <w:sz w:val="20"/>
                <w:szCs w:val="20"/>
              </w:rPr>
              <w:t>trained or no metrics are reported.</w:t>
            </w:r>
          </w:p>
        </w:tc>
        <w:tc>
          <w:tcPr>
            <w:tcW w:w="800" w:type="pct"/>
            <w:tcMar>
              <w:top w:w="100" w:type="dxa"/>
              <w:left w:w="120" w:type="dxa"/>
              <w:bottom w:w="100" w:type="dxa"/>
              <w:right w:w="120" w:type="dxa"/>
            </w:tcMar>
          </w:tcPr>
          <w:p w14:paraId="7F3F7E20" w14:textId="46B74040" w:rsidR="00BD631F" w:rsidRPr="00A17170" w:rsidRDefault="00BD631F" w:rsidP="00BD631F">
            <w:pPr>
              <w:spacing w:before="60"/>
              <w:rPr>
                <w:sz w:val="20"/>
                <w:szCs w:val="20"/>
              </w:rPr>
            </w:pPr>
            <w:r w:rsidRPr="00A17170">
              <w:rPr>
                <w:sz w:val="20"/>
                <w:szCs w:val="20"/>
              </w:rPr>
              <w:t>The MLP is trained but calibration and confusion-matrix analysis are missing or incorrect.</w:t>
            </w:r>
          </w:p>
        </w:tc>
        <w:tc>
          <w:tcPr>
            <w:tcW w:w="800" w:type="pct"/>
            <w:tcMar>
              <w:top w:w="100" w:type="dxa"/>
              <w:left w:w="120" w:type="dxa"/>
              <w:bottom w:w="100" w:type="dxa"/>
              <w:right w:w="120" w:type="dxa"/>
            </w:tcMar>
          </w:tcPr>
          <w:p w14:paraId="7F3F7E22" w14:textId="67305FC2" w:rsidR="00BD631F" w:rsidRPr="00A17170" w:rsidRDefault="00BD631F" w:rsidP="00BD631F">
            <w:pPr>
              <w:spacing w:before="60"/>
              <w:rPr>
                <w:sz w:val="20"/>
                <w:szCs w:val="20"/>
              </w:rPr>
            </w:pPr>
            <w:r w:rsidRPr="00A17170">
              <w:rPr>
                <w:sz w:val="20"/>
                <w:szCs w:val="20"/>
              </w:rPr>
              <w:t>The MLP is trained, accuracy is reported, but the confusion matrix is not interpreted and calibration is absent.</w:t>
            </w:r>
          </w:p>
        </w:tc>
        <w:tc>
          <w:tcPr>
            <w:tcW w:w="800" w:type="pct"/>
            <w:tcMar>
              <w:top w:w="100" w:type="dxa"/>
              <w:left w:w="120" w:type="dxa"/>
              <w:bottom w:w="100" w:type="dxa"/>
              <w:right w:w="120" w:type="dxa"/>
            </w:tcMar>
          </w:tcPr>
          <w:p w14:paraId="7F3F7E24" w14:textId="34BC2113" w:rsidR="00BD631F" w:rsidRPr="00A17170" w:rsidRDefault="00BD631F" w:rsidP="00BD631F">
            <w:pPr>
              <w:spacing w:before="60"/>
              <w:rPr>
                <w:sz w:val="20"/>
                <w:szCs w:val="20"/>
              </w:rPr>
            </w:pPr>
            <w:r w:rsidRPr="00A17170">
              <w:rPr>
                <w:sz w:val="20"/>
                <w:szCs w:val="20"/>
              </w:rPr>
              <w:t xml:space="preserve">The MLP is trained, train/val/test accuracies are reported, and a confusion matrix plus calibration plot are </w:t>
            </w:r>
            <w:r w:rsidRPr="00A17170">
              <w:rPr>
                <w:sz w:val="20"/>
                <w:szCs w:val="20"/>
              </w:rPr>
              <w:lastRenderedPageBreak/>
              <w:t>presented and briefly discussed.</w:t>
            </w:r>
          </w:p>
        </w:tc>
        <w:tc>
          <w:tcPr>
            <w:tcW w:w="800" w:type="pct"/>
            <w:tcMar>
              <w:top w:w="100" w:type="dxa"/>
              <w:left w:w="120" w:type="dxa"/>
              <w:bottom w:w="100" w:type="dxa"/>
              <w:right w:w="120" w:type="dxa"/>
            </w:tcMar>
          </w:tcPr>
          <w:p w14:paraId="7F3F7E26" w14:textId="13D254FC" w:rsidR="00BD631F" w:rsidRPr="00A17170" w:rsidRDefault="00BD631F" w:rsidP="00BD631F">
            <w:pPr>
              <w:spacing w:before="60"/>
              <w:rPr>
                <w:sz w:val="20"/>
                <w:szCs w:val="20"/>
              </w:rPr>
            </w:pPr>
            <w:r w:rsidRPr="00A17170">
              <w:rPr>
                <w:sz w:val="20"/>
                <w:szCs w:val="20"/>
              </w:rPr>
              <w:lastRenderedPageBreak/>
              <w:t xml:space="preserve">The MLP is trained with full reproducibility, headline metrics persisted to </w:t>
            </w:r>
            <w:del w:id="4" w:author="Annemarie Burns (GCE)" w:date="2026-08-14T12:12:00Z" w16du:dateUtc="2026-08-14T19:12:00Z">
              <w:r w:rsidRPr="00A17170" w:rsidDel="003E5090">
                <w:rPr>
                  <w:sz w:val="20"/>
                  <w:szCs w:val="20"/>
                </w:rPr>
                <w:lastRenderedPageBreak/>
                <w:delText>Supabase</w:delText>
              </w:r>
            </w:del>
            <w:ins w:id="5" w:author="Annemarie Burns (GCE)" w:date="2026-08-14T12:12:00Z" w16du:dateUtc="2026-08-14T19:12:00Z">
              <w:r w:rsidR="003E5090">
                <w:rPr>
                  <w:sz w:val="20"/>
                  <w:szCs w:val="20"/>
                </w:rPr>
                <w:t>the database</w:t>
              </w:r>
            </w:ins>
            <w:r w:rsidRPr="00A17170">
              <w:rPr>
                <w:sz w:val="20"/>
                <w:szCs w:val="20"/>
              </w:rPr>
              <w:t xml:space="preserve">, </w:t>
            </w:r>
            <w:ins w:id="6" w:author="Annemarie Burns (GCE)" w:date="2026-08-14T12:13:00Z">
              <w:r w:rsidR="00226989" w:rsidRPr="00226989">
                <w:rPr>
                  <w:sz w:val="20"/>
                  <w:szCs w:val="20"/>
                </w:rPr>
                <w:t xml:space="preserve">the user-facing report/dashboard presents a </w:t>
              </w:r>
            </w:ins>
            <w:r w:rsidRPr="00A17170">
              <w:rPr>
                <w:sz w:val="20"/>
                <w:szCs w:val="20"/>
              </w:rPr>
              <w:t>calibration plot and per-class precision</w:t>
            </w:r>
            <w:ins w:id="7" w:author="Annemarie Burns (GCE)" w:date="2026-08-14T12:14:00Z" w16du:dateUtc="2026-08-14T19:14:00Z">
              <w:r w:rsidR="00241C8D">
                <w:rPr>
                  <w:sz w:val="20"/>
                  <w:szCs w:val="20"/>
                </w:rPr>
                <w:t xml:space="preserve">, </w:t>
              </w:r>
            </w:ins>
            <w:del w:id="8" w:author="Annemarie Burns (GCE)" w:date="2026-08-14T12:14:00Z" w16du:dateUtc="2026-08-14T19:14:00Z">
              <w:r w:rsidRPr="00A17170" w:rsidDel="00241C8D">
                <w:rPr>
                  <w:sz w:val="20"/>
                  <w:szCs w:val="20"/>
                </w:rPr>
                <w:delText>/</w:delText>
              </w:r>
            </w:del>
            <w:r w:rsidRPr="00A17170">
              <w:rPr>
                <w:sz w:val="20"/>
                <w:szCs w:val="20"/>
              </w:rPr>
              <w:t>recall</w:t>
            </w:r>
            <w:ins w:id="9" w:author="Annemarie Burns (GCE)" w:date="2026-08-14T12:14:00Z" w16du:dateUtc="2026-08-14T19:14:00Z">
              <w:r w:rsidR="00241C8D">
                <w:rPr>
                  <w:sz w:val="20"/>
                  <w:szCs w:val="20"/>
                </w:rPr>
                <w:t xml:space="preserve">, and </w:t>
              </w:r>
            </w:ins>
            <w:del w:id="10" w:author="Annemarie Burns (GCE)" w:date="2026-08-14T12:14:00Z" w16du:dateUtc="2026-08-14T19:14:00Z">
              <w:r w:rsidRPr="00A17170" w:rsidDel="00241C8D">
                <w:rPr>
                  <w:sz w:val="20"/>
                  <w:szCs w:val="20"/>
                </w:rPr>
                <w:delText>/</w:delText>
              </w:r>
            </w:del>
            <w:r w:rsidRPr="00A17170">
              <w:rPr>
                <w:sz w:val="20"/>
                <w:szCs w:val="20"/>
              </w:rPr>
              <w:t>F1</w:t>
            </w:r>
            <w:del w:id="11" w:author="Annemarie Burns (GCE)" w:date="2026-08-14T12:13:00Z" w16du:dateUtc="2026-08-14T19:13:00Z">
              <w:r w:rsidRPr="00A17170" w:rsidDel="00226989">
                <w:rPr>
                  <w:sz w:val="20"/>
                  <w:szCs w:val="20"/>
                </w:rPr>
                <w:delText xml:space="preserve"> </w:delText>
              </w:r>
            </w:del>
            <w:ins w:id="12" w:author="Annemarie Burns (GCE)" w:date="2026-08-14T12:13:00Z" w16du:dateUtc="2026-08-14T19:13:00Z">
              <w:r w:rsidR="00226989">
                <w:rPr>
                  <w:sz w:val="20"/>
                  <w:szCs w:val="20"/>
                </w:rPr>
                <w:t xml:space="preserve">scores </w:t>
              </w:r>
            </w:ins>
            <w:del w:id="13" w:author="Annemarie Burns (GCE)" w:date="2026-08-14T12:13:00Z" w16du:dateUtc="2026-08-14T19:13:00Z">
              <w:r w:rsidRPr="00A17170" w:rsidDel="00226989">
                <w:rPr>
                  <w:sz w:val="20"/>
                  <w:szCs w:val="20"/>
                </w:rPr>
                <w:delText>surfaced in Streamlit</w:delText>
              </w:r>
            </w:del>
            <w:del w:id="14" w:author="Annemarie Burns (GCE)" w:date="2026-08-14T12:14:00Z" w16du:dateUtc="2026-08-14T19:14:00Z">
              <w:r w:rsidRPr="00A17170" w:rsidDel="00241C8D">
                <w:rPr>
                  <w:sz w:val="20"/>
                  <w:szCs w:val="20"/>
                </w:rPr>
                <w:delText>,</w:delText>
              </w:r>
            </w:del>
            <w:r w:rsidRPr="00A17170">
              <w:rPr>
                <w:sz w:val="20"/>
                <w:szCs w:val="20"/>
              </w:rPr>
              <w:t xml:space="preserve"> with </w:t>
            </w:r>
            <w:del w:id="15" w:author="Annemarie Burns (GCE)" w:date="2026-08-14T12:14:00Z" w16du:dateUtc="2026-08-14T19:14:00Z">
              <w:r w:rsidRPr="00A17170" w:rsidDel="00241C8D">
                <w:rPr>
                  <w:sz w:val="20"/>
                  <w:szCs w:val="20"/>
                </w:rPr>
                <w:delText>a</w:delText>
              </w:r>
            </w:del>
            <w:r w:rsidRPr="00A17170">
              <w:rPr>
                <w:sz w:val="20"/>
                <w:szCs w:val="20"/>
              </w:rPr>
              <w:t xml:space="preserve"> clear interpretation of which class is harder and why.</w:t>
            </w:r>
          </w:p>
        </w:tc>
      </w:tr>
      <w:tr w:rsidR="00BD631F" w:rsidRPr="004A0E45" w14:paraId="7F3F7E33" w14:textId="77777777" w:rsidTr="00BD631F">
        <w:tc>
          <w:tcPr>
            <w:tcW w:w="715" w:type="pct"/>
            <w:shd w:val="clear" w:color="auto" w:fill="FAFAFA"/>
            <w:tcMar>
              <w:top w:w="100" w:type="dxa"/>
              <w:left w:w="120" w:type="dxa"/>
              <w:bottom w:w="100" w:type="dxa"/>
              <w:right w:w="120" w:type="dxa"/>
            </w:tcMar>
          </w:tcPr>
          <w:p w14:paraId="7F3F7E28" w14:textId="77777777" w:rsidR="00BD631F" w:rsidRPr="00A17170" w:rsidRDefault="00BD631F" w:rsidP="00BD631F">
            <w:pPr>
              <w:rPr>
                <w:b/>
                <w:bCs/>
                <w:sz w:val="20"/>
                <w:szCs w:val="20"/>
              </w:rPr>
            </w:pPr>
            <w:r w:rsidRPr="00A17170">
              <w:rPr>
                <w:b/>
                <w:bCs/>
                <w:sz w:val="20"/>
                <w:szCs w:val="20"/>
              </w:rPr>
              <w:lastRenderedPageBreak/>
              <w:t>Activation-Function Comparison &amp; Justification</w:t>
            </w:r>
          </w:p>
        </w:tc>
        <w:tc>
          <w:tcPr>
            <w:tcW w:w="284" w:type="pct"/>
          </w:tcPr>
          <w:p w14:paraId="3F3BEF89" w14:textId="77777777" w:rsidR="00BD631F" w:rsidRPr="00A17170" w:rsidRDefault="00BD631F" w:rsidP="00BD631F">
            <w:pPr>
              <w:spacing w:before="60"/>
              <w:rPr>
                <w:sz w:val="20"/>
                <w:szCs w:val="20"/>
              </w:rPr>
            </w:pPr>
            <w:ins w:id="9003" w:author="Isac Artzi" w:date="2026-08-24T12:00:00Z">
              <w:r>
                <w:t xml:space="preserve">12%</w:t>
              </w:r>
            </w:ins>
          </w:p>
        </w:tc>
        <w:tc>
          <w:tcPr>
            <w:tcW w:w="800" w:type="pct"/>
            <w:tcMar>
              <w:top w:w="100" w:type="dxa"/>
              <w:left w:w="120" w:type="dxa"/>
              <w:bottom w:w="100" w:type="dxa"/>
              <w:right w:w="120" w:type="dxa"/>
            </w:tcMar>
          </w:tcPr>
          <w:p w14:paraId="7F3F7E2A" w14:textId="6044416B" w:rsidR="00BD631F" w:rsidRPr="00A17170" w:rsidRDefault="00BD631F" w:rsidP="00BD631F">
            <w:pPr>
              <w:spacing w:before="60"/>
              <w:rPr>
                <w:sz w:val="20"/>
                <w:szCs w:val="20"/>
              </w:rPr>
            </w:pPr>
            <w:r w:rsidRPr="00A17170">
              <w:rPr>
                <w:sz w:val="20"/>
                <w:szCs w:val="20"/>
              </w:rPr>
              <w:t>No comparison of activation functions is performed</w:t>
            </w:r>
            <w:ins w:id="16" w:author="Annemarie Burns (GCE)" w:date="2026-08-14T12:17:00Z" w16du:dateUtc="2026-08-14T19:17:00Z">
              <w:r w:rsidR="00D73392">
                <w:rPr>
                  <w:sz w:val="20"/>
                  <w:szCs w:val="20"/>
                </w:rPr>
                <w:t xml:space="preserve"> or the functions are performed inaccurately</w:t>
              </w:r>
            </w:ins>
            <w:r w:rsidRPr="00A17170">
              <w:rPr>
                <w:sz w:val="20"/>
                <w:szCs w:val="20"/>
              </w:rPr>
              <w:t>.</w:t>
            </w:r>
          </w:p>
        </w:tc>
        <w:tc>
          <w:tcPr>
            <w:tcW w:w="800" w:type="pct"/>
            <w:tcMar>
              <w:top w:w="100" w:type="dxa"/>
              <w:left w:w="120" w:type="dxa"/>
              <w:bottom w:w="100" w:type="dxa"/>
              <w:right w:w="120" w:type="dxa"/>
            </w:tcMar>
          </w:tcPr>
          <w:p w14:paraId="7F3F7E2C" w14:textId="1002AFFA" w:rsidR="00BD631F" w:rsidRPr="00A17170" w:rsidRDefault="00BD631F" w:rsidP="00BD631F">
            <w:pPr>
              <w:spacing w:before="60"/>
              <w:rPr>
                <w:sz w:val="20"/>
                <w:szCs w:val="20"/>
              </w:rPr>
            </w:pPr>
            <w:r w:rsidRPr="00A17170">
              <w:rPr>
                <w:sz w:val="20"/>
                <w:szCs w:val="20"/>
              </w:rPr>
              <w:t>The comparison runs only one configuration; no controlled experiment is documented.</w:t>
            </w:r>
          </w:p>
        </w:tc>
        <w:tc>
          <w:tcPr>
            <w:tcW w:w="800" w:type="pct"/>
            <w:tcMar>
              <w:top w:w="100" w:type="dxa"/>
              <w:left w:w="120" w:type="dxa"/>
              <w:bottom w:w="100" w:type="dxa"/>
              <w:right w:w="120" w:type="dxa"/>
            </w:tcMar>
          </w:tcPr>
          <w:p w14:paraId="7F3F7E2E" w14:textId="77777777" w:rsidR="00BD631F" w:rsidRPr="00A17170" w:rsidRDefault="00BD631F" w:rsidP="00BD631F">
            <w:pPr>
              <w:spacing w:before="60"/>
              <w:rPr>
                <w:sz w:val="20"/>
                <w:szCs w:val="20"/>
              </w:rPr>
            </w:pPr>
            <w:r w:rsidRPr="00A17170">
              <w:rPr>
                <w:sz w:val="20"/>
                <w:szCs w:val="20"/>
              </w:rPr>
              <w:t>At least two configurations are compared, but the experimental controls are weak and conclusions are loose.</w:t>
            </w:r>
          </w:p>
        </w:tc>
        <w:tc>
          <w:tcPr>
            <w:tcW w:w="800" w:type="pct"/>
            <w:tcMar>
              <w:top w:w="100" w:type="dxa"/>
              <w:left w:w="120" w:type="dxa"/>
              <w:bottom w:w="100" w:type="dxa"/>
              <w:right w:w="120" w:type="dxa"/>
            </w:tcMar>
          </w:tcPr>
          <w:p w14:paraId="7F3F7E30" w14:textId="15E0FA0B" w:rsidR="00BD631F" w:rsidRPr="00A17170" w:rsidRDefault="00BD631F" w:rsidP="00BD631F">
            <w:pPr>
              <w:spacing w:before="60"/>
              <w:rPr>
                <w:sz w:val="20"/>
                <w:szCs w:val="20"/>
              </w:rPr>
            </w:pPr>
            <w:r w:rsidRPr="00A17170">
              <w:rPr>
                <w:sz w:val="20"/>
                <w:szCs w:val="20"/>
              </w:rPr>
              <w:t xml:space="preserve">Three configurations are compared under matched controls and the comparison table is in the README and </w:t>
            </w:r>
            <w:ins w:id="17" w:author="Annemarie Burns (GCE)" w:date="2026-08-14T12:16:00Z">
              <w:r w:rsidR="00247779" w:rsidRPr="00247779">
                <w:rPr>
                  <w:sz w:val="20"/>
                  <w:szCs w:val="20"/>
                </w:rPr>
                <w:t>user-facing report/dashboard</w:t>
              </w:r>
            </w:ins>
            <w:del w:id="18" w:author="Annemarie Burns (GCE)" w:date="2026-08-14T12:16:00Z" w16du:dateUtc="2026-08-14T19:16:00Z">
              <w:r w:rsidRPr="00A17170" w:rsidDel="00247779">
                <w:rPr>
                  <w:sz w:val="20"/>
                  <w:szCs w:val="20"/>
                </w:rPr>
                <w:delText>Streamlit</w:delText>
              </w:r>
            </w:del>
            <w:r w:rsidRPr="00A17170">
              <w:rPr>
                <w:sz w:val="20"/>
                <w:szCs w:val="20"/>
              </w:rPr>
              <w:t>.</w:t>
            </w:r>
          </w:p>
        </w:tc>
        <w:tc>
          <w:tcPr>
            <w:tcW w:w="800" w:type="pct"/>
            <w:tcMar>
              <w:top w:w="100" w:type="dxa"/>
              <w:left w:w="120" w:type="dxa"/>
              <w:bottom w:w="100" w:type="dxa"/>
              <w:right w:w="120" w:type="dxa"/>
            </w:tcMar>
          </w:tcPr>
          <w:p w14:paraId="7F3F7E32" w14:textId="1E07E9A8" w:rsidR="00BD631F" w:rsidRPr="00A17170" w:rsidRDefault="00BD631F" w:rsidP="00BD631F">
            <w:pPr>
              <w:spacing w:before="60"/>
              <w:rPr>
                <w:sz w:val="20"/>
                <w:szCs w:val="20"/>
              </w:rPr>
            </w:pPr>
            <w:r w:rsidRPr="00A17170">
              <w:rPr>
                <w:sz w:val="20"/>
                <w:szCs w:val="20"/>
              </w:rPr>
              <w:t>Three or more configurations are compared with matched seeds and budgets. The comparison table is generated by SQL against the runs table and the choice of activation is defended with evidence.</w:t>
            </w:r>
          </w:p>
        </w:tc>
      </w:tr>
      <w:tr w:rsidR="00BD631F" w:rsidRPr="004A0E45" w14:paraId="7F3F7E3F" w14:textId="77777777" w:rsidTr="00BD631F">
        <w:tc>
          <w:tcPr>
            <w:tcW w:w="715" w:type="pct"/>
            <w:shd w:val="clear" w:color="auto" w:fill="FAFAFA"/>
            <w:tcMar>
              <w:top w:w="100" w:type="dxa"/>
              <w:left w:w="120" w:type="dxa"/>
              <w:bottom w:w="100" w:type="dxa"/>
              <w:right w:w="120" w:type="dxa"/>
            </w:tcMar>
          </w:tcPr>
          <w:p w14:paraId="7F3F7E34" w14:textId="77777777" w:rsidR="00BD631F" w:rsidRPr="00A17170" w:rsidRDefault="00BD631F" w:rsidP="00BD631F">
            <w:pPr>
              <w:rPr>
                <w:b/>
                <w:bCs/>
                <w:sz w:val="20"/>
                <w:szCs w:val="20"/>
              </w:rPr>
            </w:pPr>
            <w:r w:rsidRPr="00A17170">
              <w:rPr>
                <w:b/>
                <w:bCs/>
                <w:sz w:val="20"/>
                <w:szCs w:val="20"/>
              </w:rPr>
              <w:t>Bias Audit (FPR / FNR by Protected Attribute)</w:t>
            </w:r>
          </w:p>
        </w:tc>
        <w:tc>
          <w:tcPr>
            <w:tcW w:w="284" w:type="pct"/>
          </w:tcPr>
          <w:p w14:paraId="4CCB9A05" w14:textId="77777777" w:rsidR="00BD631F" w:rsidRPr="00A17170" w:rsidRDefault="00BD631F" w:rsidP="00BD631F">
            <w:pPr>
              <w:spacing w:before="60"/>
              <w:rPr>
                <w:sz w:val="20"/>
                <w:szCs w:val="20"/>
              </w:rPr>
            </w:pPr>
            <w:ins w:id="9004" w:author="Isac Artzi" w:date="2026-08-24T12:00:00Z">
              <w:r>
                <w:t xml:space="preserve">12%</w:t>
              </w:r>
            </w:ins>
          </w:p>
        </w:tc>
        <w:tc>
          <w:tcPr>
            <w:tcW w:w="800" w:type="pct"/>
            <w:tcMar>
              <w:top w:w="100" w:type="dxa"/>
              <w:left w:w="120" w:type="dxa"/>
              <w:bottom w:w="100" w:type="dxa"/>
              <w:right w:w="120" w:type="dxa"/>
            </w:tcMar>
          </w:tcPr>
          <w:p w14:paraId="7F3F7E36" w14:textId="238F5564" w:rsidR="00BD631F" w:rsidRPr="00A17170" w:rsidRDefault="00BD631F" w:rsidP="00BD631F">
            <w:pPr>
              <w:spacing w:before="60"/>
              <w:rPr>
                <w:sz w:val="20"/>
                <w:szCs w:val="20"/>
              </w:rPr>
            </w:pPr>
            <w:r w:rsidRPr="00A17170">
              <w:rPr>
                <w:sz w:val="20"/>
                <w:szCs w:val="20"/>
              </w:rPr>
              <w:t>No bias audit is performed.</w:t>
            </w:r>
          </w:p>
        </w:tc>
        <w:tc>
          <w:tcPr>
            <w:tcW w:w="800" w:type="pct"/>
            <w:tcMar>
              <w:top w:w="100" w:type="dxa"/>
              <w:left w:w="120" w:type="dxa"/>
              <w:bottom w:w="100" w:type="dxa"/>
              <w:right w:w="120" w:type="dxa"/>
            </w:tcMar>
          </w:tcPr>
          <w:p w14:paraId="7F3F7E38" w14:textId="77777777" w:rsidR="00BD631F" w:rsidRPr="00A17170" w:rsidRDefault="00BD631F" w:rsidP="00BD631F">
            <w:pPr>
              <w:spacing w:before="60"/>
              <w:rPr>
                <w:sz w:val="20"/>
                <w:szCs w:val="20"/>
              </w:rPr>
            </w:pPr>
            <w:r w:rsidRPr="00A17170">
              <w:rPr>
                <w:sz w:val="20"/>
                <w:szCs w:val="20"/>
              </w:rPr>
              <w:t>A bias audit is attempted but the methodology is incorrect or the protected attribute is unstated.</w:t>
            </w:r>
          </w:p>
        </w:tc>
        <w:tc>
          <w:tcPr>
            <w:tcW w:w="800" w:type="pct"/>
            <w:tcMar>
              <w:top w:w="100" w:type="dxa"/>
              <w:left w:w="120" w:type="dxa"/>
              <w:bottom w:w="100" w:type="dxa"/>
              <w:right w:w="120" w:type="dxa"/>
            </w:tcMar>
          </w:tcPr>
          <w:p w14:paraId="7F3F7E3A" w14:textId="77777777" w:rsidR="00BD631F" w:rsidRPr="00A17170" w:rsidRDefault="00BD631F" w:rsidP="00BD631F">
            <w:pPr>
              <w:spacing w:before="60"/>
              <w:rPr>
                <w:sz w:val="20"/>
                <w:szCs w:val="20"/>
              </w:rPr>
            </w:pPr>
            <w:r w:rsidRPr="00A17170">
              <w:rPr>
                <w:sz w:val="20"/>
                <w:szCs w:val="20"/>
              </w:rPr>
              <w:t>A bias audit reports FPR and FNR but does not discuss what the gap implies for deployment.</w:t>
            </w:r>
          </w:p>
        </w:tc>
        <w:tc>
          <w:tcPr>
            <w:tcW w:w="800" w:type="pct"/>
            <w:tcMar>
              <w:top w:w="100" w:type="dxa"/>
              <w:left w:w="120" w:type="dxa"/>
              <w:bottom w:w="100" w:type="dxa"/>
              <w:right w:w="120" w:type="dxa"/>
            </w:tcMar>
          </w:tcPr>
          <w:p w14:paraId="7F3F7E3C" w14:textId="1EFC8B5E" w:rsidR="00BD631F" w:rsidRPr="00A17170" w:rsidRDefault="00BD631F" w:rsidP="00BD631F">
            <w:pPr>
              <w:spacing w:before="60"/>
              <w:rPr>
                <w:sz w:val="20"/>
                <w:szCs w:val="20"/>
              </w:rPr>
            </w:pPr>
            <w:r w:rsidRPr="00A17170">
              <w:rPr>
                <w:sz w:val="20"/>
                <w:szCs w:val="20"/>
              </w:rPr>
              <w:t>A bias audit clearly reports FPR/FNR by</w:t>
            </w:r>
            <w:del w:id="19" w:author="Annemarie Burns (GCE)" w:date="2026-08-14T11:53:00Z" w16du:dateUtc="2026-08-14T18:53:00Z">
              <w:r w:rsidRPr="00A17170" w:rsidDel="00601243">
                <w:rPr>
                  <w:sz w:val="20"/>
                  <w:szCs w:val="20"/>
                </w:rPr>
                <w:delText xml:space="preserve"> sex (or another</w:delText>
              </w:r>
            </w:del>
            <w:r w:rsidRPr="00A17170">
              <w:rPr>
                <w:sz w:val="20"/>
                <w:szCs w:val="20"/>
              </w:rPr>
              <w:t xml:space="preserve"> protected attribute</w:t>
            </w:r>
            <w:del w:id="20" w:author="Annemarie Burns (GCE)" w:date="2026-08-14T11:53:00Z" w16du:dateUtc="2026-08-14T18:53:00Z">
              <w:r w:rsidRPr="00A17170" w:rsidDel="00601243">
                <w:rPr>
                  <w:sz w:val="20"/>
                  <w:szCs w:val="20"/>
                </w:rPr>
                <w:delText>)</w:delText>
              </w:r>
            </w:del>
            <w:r w:rsidRPr="00A17170">
              <w:rPr>
                <w:sz w:val="20"/>
                <w:szCs w:val="20"/>
              </w:rPr>
              <w:t xml:space="preserve"> with a brief discussion of consequences.</w:t>
            </w:r>
          </w:p>
        </w:tc>
        <w:tc>
          <w:tcPr>
            <w:tcW w:w="800" w:type="pct"/>
            <w:tcMar>
              <w:top w:w="100" w:type="dxa"/>
              <w:left w:w="120" w:type="dxa"/>
              <w:bottom w:w="100" w:type="dxa"/>
              <w:right w:w="120" w:type="dxa"/>
            </w:tcMar>
          </w:tcPr>
          <w:p w14:paraId="7F3F7E3E" w14:textId="0F5A8C47" w:rsidR="00BD631F" w:rsidRPr="00A17170" w:rsidRDefault="00BD631F" w:rsidP="00BD631F">
            <w:pPr>
              <w:spacing w:before="60"/>
              <w:rPr>
                <w:sz w:val="20"/>
                <w:szCs w:val="20"/>
              </w:rPr>
            </w:pPr>
            <w:r w:rsidRPr="00A17170">
              <w:rPr>
                <w:sz w:val="20"/>
                <w:szCs w:val="20"/>
              </w:rPr>
              <w:t xml:space="preserve">A bias audit is computed via SQL on the predictions and adult_income tables, surfaced in a </w:t>
            </w:r>
            <w:ins w:id="21" w:author="Annemarie Burns (GCE)" w:date="2026-08-14T12:16:00Z">
              <w:r w:rsidR="00247779" w:rsidRPr="00247779">
                <w:rPr>
                  <w:sz w:val="20"/>
                  <w:szCs w:val="20"/>
                </w:rPr>
                <w:t xml:space="preserve">user-facing </w:t>
              </w:r>
              <w:r w:rsidR="00247779" w:rsidRPr="00247779">
                <w:rPr>
                  <w:sz w:val="20"/>
                  <w:szCs w:val="20"/>
                </w:rPr>
                <w:lastRenderedPageBreak/>
                <w:t>report/dashboard</w:t>
              </w:r>
              <w:r w:rsidR="00247779" w:rsidRPr="00247779" w:rsidDel="00247779">
                <w:rPr>
                  <w:sz w:val="20"/>
                  <w:szCs w:val="20"/>
                </w:rPr>
                <w:t xml:space="preserve"> </w:t>
              </w:r>
            </w:ins>
            <w:del w:id="22" w:author="Annemarie Burns (GCE)" w:date="2026-08-14T12:16:00Z" w16du:dateUtc="2026-08-14T19:16:00Z">
              <w:r w:rsidRPr="00A17170" w:rsidDel="00247779">
                <w:rPr>
                  <w:sz w:val="20"/>
                  <w:szCs w:val="20"/>
                </w:rPr>
                <w:delText xml:space="preserve">Streamlit </w:delText>
              </w:r>
            </w:del>
            <w:r w:rsidRPr="00A17170">
              <w:rPr>
                <w:sz w:val="20"/>
                <w:szCs w:val="20"/>
              </w:rPr>
              <w:t>‘Bias Audit’ tab, and accompanied by a substantive discussion of mitigation options.</w:t>
            </w:r>
          </w:p>
        </w:tc>
      </w:tr>
      <w:tr w:rsidR="00BD631F" w:rsidRPr="004A0E45" w14:paraId="7F3F7E4B" w14:textId="77777777" w:rsidTr="00BD631F">
        <w:tc>
          <w:tcPr>
            <w:tcW w:w="715" w:type="pct"/>
            <w:shd w:val="clear" w:color="auto" w:fill="FAFAFA"/>
            <w:tcMar>
              <w:top w:w="100" w:type="dxa"/>
              <w:left w:w="120" w:type="dxa"/>
              <w:bottom w:w="100" w:type="dxa"/>
              <w:right w:w="120" w:type="dxa"/>
            </w:tcMar>
          </w:tcPr>
          <w:p w14:paraId="7F3F7E40" w14:textId="6E8B7596" w:rsidR="00BD631F" w:rsidRPr="00A17170" w:rsidRDefault="00BD631F" w:rsidP="00BD631F">
            <w:pPr>
              <w:rPr>
                <w:b/>
                <w:bCs/>
                <w:sz w:val="20"/>
                <w:szCs w:val="20"/>
              </w:rPr>
            </w:pPr>
            <w:r w:rsidRPr="00A17170">
              <w:rPr>
                <w:b/>
                <w:bCs/>
                <w:sz w:val="20"/>
                <w:szCs w:val="20"/>
              </w:rPr>
              <w:lastRenderedPageBreak/>
              <w:t xml:space="preserve">Three-Cloud Deployment &amp; </w:t>
            </w:r>
            <w:ins w:id="23" w:author="Annemarie Burns (GCE)" w:date="2026-08-14T12:18:00Z">
              <w:r w:rsidR="00D73392" w:rsidRPr="00D73392">
                <w:rPr>
                  <w:b/>
                  <w:bCs/>
                  <w:sz w:val="20"/>
                  <w:szCs w:val="20"/>
                </w:rPr>
                <w:t xml:space="preserve">user-facing </w:t>
              </w:r>
              <w:del w:id="9014" w:author="Isac Artzi" w:date="2026-08-24T12:00:00Z">
                <w:r w:rsidR="00D73392" w:rsidRPr="00D73392">
                  <w:rPr>
                    <w:b/>
                    <w:bCs/>
                    <w:sz w:val="20"/>
                    <w:szCs w:val="20"/>
                  </w:rPr>
                  <w:delText xml:space="preserve">report/dashboard</w:delText>
                </w:r>
              </w:del>
              <w:ins w:id="9015" w:author="Isac Artzi" w:date="2026-08-24T12:00:00Z">
                <w:r w:rsidR="00D73392" w:rsidRPr="00D73392">
                  <w:rPr>
                    <w:b/>
                    <w:bCs/>
                    <w:sz w:val="20"/>
                    <w:szCs w:val="20"/>
                  </w:rPr>
                  <w:t xml:space="preserve">report/dashboard tabs</w:t>
                </w:r>
              </w:ins>
            </w:ins>
            <w:del w:id="24" w:author="Annemarie Burns (GCE)" w:date="2026-08-14T12:18:00Z" w16du:dateUtc="2026-08-14T19:18:00Z">
              <w:r w:rsidRPr="00A17170" w:rsidDel="00D73392">
                <w:rPr>
                  <w:b/>
                  <w:bCs/>
                  <w:sz w:val="20"/>
                  <w:szCs w:val="20"/>
                </w:rPr>
                <w:delText xml:space="preserve">Streamlit </w:delText>
              </w:r>
            </w:del>
            <w:del w:id="9016" w:author="Isac Artzi" w:date="2026-08-24T12:00:00Z">
              <w:r w:rsidRPr="00A17170">
                <w:rPr>
                  <w:b/>
                  <w:bCs/>
                  <w:sz w:val="20"/>
                  <w:szCs w:val="20"/>
                </w:rPr>
                <w:delText xml:space="preserve">Tabs</w:delText>
              </w:r>
            </w:del>
          </w:p>
        </w:tc>
        <w:tc>
          <w:tcPr>
            <w:tcW w:w="284" w:type="pct"/>
          </w:tcPr>
          <w:p w14:paraId="39CFE357" w14:textId="77777777" w:rsidR="00BD631F" w:rsidRPr="00A17170" w:rsidRDefault="00BD631F" w:rsidP="00BD631F">
            <w:pPr>
              <w:spacing w:before="60"/>
              <w:rPr>
                <w:sz w:val="20"/>
                <w:szCs w:val="20"/>
              </w:rPr>
            </w:pPr>
            <w:ins w:id="9005" w:author="Isac Artzi" w:date="2026-08-24T12:00:00Z">
              <w:r>
                <w:t xml:space="preserve">10%</w:t>
              </w:r>
            </w:ins>
          </w:p>
        </w:tc>
        <w:tc>
          <w:tcPr>
            <w:tcW w:w="800" w:type="pct"/>
            <w:tcMar>
              <w:top w:w="100" w:type="dxa"/>
              <w:left w:w="120" w:type="dxa"/>
              <w:bottom w:w="100" w:type="dxa"/>
              <w:right w:w="120" w:type="dxa"/>
            </w:tcMar>
          </w:tcPr>
          <w:p w14:paraId="7F3F7E42" w14:textId="2C080817" w:rsidR="00BD631F" w:rsidRPr="00A17170" w:rsidRDefault="00BD631F" w:rsidP="00BD631F">
            <w:pPr>
              <w:spacing w:before="60"/>
              <w:rPr>
                <w:sz w:val="20"/>
                <w:szCs w:val="20"/>
              </w:rPr>
            </w:pPr>
            <w:r w:rsidRPr="00A17170">
              <w:rPr>
                <w:sz w:val="20"/>
                <w:szCs w:val="20"/>
              </w:rPr>
              <w:t xml:space="preserve">Only one tier is deployed and the required </w:t>
            </w:r>
            <w:ins w:id="25" w:author="Annemarie Burns (GCE)" w:date="2026-08-14T12:18:00Z">
              <w:r w:rsidR="00D73392" w:rsidRPr="00D73392">
                <w:rPr>
                  <w:sz w:val="20"/>
                  <w:szCs w:val="20"/>
                </w:rPr>
                <w:t xml:space="preserve">user-facing </w:t>
              </w:r>
              <w:del w:id="9017" w:author="Isac Artzi" w:date="2026-08-24T12:00:00Z">
                <w:r w:rsidR="00D73392" w:rsidRPr="00D73392">
                  <w:rPr>
                    <w:sz w:val="20"/>
                    <w:szCs w:val="20"/>
                  </w:rPr>
                  <w:delText xml:space="preserve">report/dashboard</w:delText>
                </w:r>
              </w:del>
              <w:ins w:id="9018" w:author="Isac Artzi" w:date="2026-08-24T12:00:00Z">
                <w:r w:rsidR="00D73392" w:rsidRPr="00D73392">
                  <w:rPr>
                    <w:sz w:val="20"/>
                    <w:szCs w:val="20"/>
                  </w:rPr>
                  <w:t xml:space="preserve">report/dashboard tabs</w:t>
                </w:r>
              </w:ins>
            </w:ins>
            <w:del w:id="26" w:author="Annemarie Burns (GCE)" w:date="2026-08-14T12:18:00Z" w16du:dateUtc="2026-08-14T19:18:00Z">
              <w:r w:rsidRPr="00A17170" w:rsidDel="00D73392">
                <w:rPr>
                  <w:sz w:val="20"/>
                  <w:szCs w:val="20"/>
                </w:rPr>
                <w:delText xml:space="preserve">Streamlit </w:delText>
              </w:r>
            </w:del>
            <w:del w:id="9019" w:author="Isac Artzi" w:date="2026-08-24T12:00:00Z">
              <w:r w:rsidRPr="00A17170">
                <w:rPr>
                  <w:sz w:val="20"/>
                  <w:szCs w:val="20"/>
                </w:rPr>
                <w:delText xml:space="preserve">tabs</w:delText>
              </w:r>
            </w:del>
            <w:r w:rsidRPr="00A17170">
              <w:rPr>
                <w:sz w:val="20"/>
                <w:szCs w:val="20"/>
              </w:rPr>
              <w:t xml:space="preserve"> are missing.</w:t>
            </w:r>
          </w:p>
        </w:tc>
        <w:tc>
          <w:tcPr>
            <w:tcW w:w="800" w:type="pct"/>
            <w:tcMar>
              <w:top w:w="100" w:type="dxa"/>
              <w:left w:w="120" w:type="dxa"/>
              <w:bottom w:w="100" w:type="dxa"/>
              <w:right w:w="120" w:type="dxa"/>
            </w:tcMar>
          </w:tcPr>
          <w:p w14:paraId="7F3F7E44" w14:textId="192091FB" w:rsidR="00BD631F" w:rsidRPr="00A17170" w:rsidRDefault="00BD631F" w:rsidP="00BD631F">
            <w:pPr>
              <w:spacing w:before="60"/>
              <w:rPr>
                <w:sz w:val="20"/>
                <w:szCs w:val="20"/>
              </w:rPr>
            </w:pPr>
            <w:r w:rsidRPr="00A17170">
              <w:rPr>
                <w:sz w:val="20"/>
                <w:szCs w:val="20"/>
              </w:rPr>
              <w:t xml:space="preserve">Two tiers are deployed; </w:t>
            </w:r>
            <w:ins w:id="27" w:author="Annemarie Burns (GCE)" w:date="2026-08-14T12:18:00Z">
              <w:r w:rsidR="00D73392" w:rsidRPr="00D73392">
                <w:rPr>
                  <w:sz w:val="20"/>
                  <w:szCs w:val="20"/>
                </w:rPr>
                <w:t>user-facing report/dashboard</w:t>
              </w:r>
            </w:ins>
            <w:del w:id="28" w:author="Annemarie Burns (GCE)" w:date="2026-08-14T12:18:00Z" w16du:dateUtc="2026-08-14T19:18:00Z">
              <w:r w:rsidRPr="00A17170" w:rsidDel="00D73392">
                <w:rPr>
                  <w:sz w:val="20"/>
                  <w:szCs w:val="20"/>
                </w:rPr>
                <w:delText xml:space="preserve">Streamlit </w:delText>
              </w:r>
            </w:del>
            <w:r w:rsidRPr="00A17170">
              <w:rPr>
                <w:sz w:val="20"/>
                <w:szCs w:val="20"/>
              </w:rPr>
              <w:t>has fewer than three of the required tabs.</w:t>
            </w:r>
          </w:p>
        </w:tc>
        <w:tc>
          <w:tcPr>
            <w:tcW w:w="800" w:type="pct"/>
            <w:tcMar>
              <w:top w:w="100" w:type="dxa"/>
              <w:left w:w="120" w:type="dxa"/>
              <w:bottom w:w="100" w:type="dxa"/>
              <w:right w:w="120" w:type="dxa"/>
            </w:tcMar>
          </w:tcPr>
          <w:p w14:paraId="7F3F7E46" w14:textId="4AE14ADE" w:rsidR="00BD631F" w:rsidRPr="00A17170" w:rsidRDefault="00BD631F" w:rsidP="00BD631F">
            <w:pPr>
              <w:spacing w:before="60"/>
              <w:rPr>
                <w:sz w:val="20"/>
                <w:szCs w:val="20"/>
              </w:rPr>
            </w:pPr>
            <w:r w:rsidRPr="00A17170">
              <w:rPr>
                <w:sz w:val="20"/>
                <w:szCs w:val="20"/>
              </w:rPr>
              <w:t xml:space="preserve">All three-cloud tiers are deployed but several required </w:t>
            </w:r>
            <w:ins w:id="29" w:author="Annemarie Burns (GCE)" w:date="2026-08-14T12:18:00Z">
              <w:r w:rsidR="00D73392" w:rsidRPr="00D73392">
                <w:rPr>
                  <w:sz w:val="20"/>
                  <w:szCs w:val="20"/>
                </w:rPr>
                <w:t xml:space="preserve">user-facing </w:t>
              </w:r>
              <w:del w:id="9020" w:author="Isac Artzi" w:date="2026-08-24T12:00:00Z">
                <w:r w:rsidR="00D73392" w:rsidRPr="00D73392">
                  <w:rPr>
                    <w:sz w:val="20"/>
                    <w:szCs w:val="20"/>
                  </w:rPr>
                  <w:delText xml:space="preserve">report/dashboard</w:delText>
                </w:r>
              </w:del>
              <w:ins w:id="9021" w:author="Isac Artzi" w:date="2026-08-24T12:00:00Z">
                <w:r w:rsidR="00D73392" w:rsidRPr="00D73392">
                  <w:rPr>
                    <w:sz w:val="20"/>
                    <w:szCs w:val="20"/>
                  </w:rPr>
                  <w:t xml:space="preserve">report/dashboard tabs</w:t>
                </w:r>
              </w:ins>
            </w:ins>
            <w:del w:id="30" w:author="Annemarie Burns (GCE)" w:date="2026-08-14T12:18:00Z" w16du:dateUtc="2026-08-14T19:18:00Z">
              <w:r w:rsidRPr="00A17170" w:rsidDel="00D73392">
                <w:rPr>
                  <w:sz w:val="20"/>
                  <w:szCs w:val="20"/>
                </w:rPr>
                <w:delText xml:space="preserve">Streamlit </w:delText>
              </w:r>
            </w:del>
            <w:del w:id="9022" w:author="Isac Artzi" w:date="2026-08-24T12:00:00Z">
              <w:r w:rsidRPr="00A17170">
                <w:rPr>
                  <w:sz w:val="20"/>
                  <w:szCs w:val="20"/>
                </w:rPr>
                <w:delText xml:space="preserve">tabs</w:delText>
              </w:r>
            </w:del>
            <w:r w:rsidRPr="00A17170">
              <w:rPr>
                <w:sz w:val="20"/>
                <w:szCs w:val="20"/>
              </w:rPr>
              <w:t xml:space="preserve"> are absent or non-functional.</w:t>
            </w:r>
          </w:p>
        </w:tc>
        <w:tc>
          <w:tcPr>
            <w:tcW w:w="800" w:type="pct"/>
            <w:tcMar>
              <w:top w:w="100" w:type="dxa"/>
              <w:left w:w="120" w:type="dxa"/>
              <w:bottom w:w="100" w:type="dxa"/>
              <w:right w:w="120" w:type="dxa"/>
            </w:tcMar>
          </w:tcPr>
          <w:p w14:paraId="7F3F7E48" w14:textId="0294EA87" w:rsidR="00BD631F" w:rsidRPr="00A17170" w:rsidRDefault="00BD631F" w:rsidP="00BD631F">
            <w:pPr>
              <w:spacing w:before="60"/>
              <w:rPr>
                <w:sz w:val="20"/>
                <w:szCs w:val="20"/>
              </w:rPr>
            </w:pPr>
            <w:r w:rsidRPr="00A17170">
              <w:rPr>
                <w:sz w:val="20"/>
                <w:szCs w:val="20"/>
              </w:rPr>
              <w:t xml:space="preserve">All three-cloud tiers are deployed and reachable; required </w:t>
            </w:r>
            <w:ins w:id="31" w:author="Annemarie Burns (GCE)" w:date="2026-08-14T12:18:00Z">
              <w:r w:rsidR="00D73392" w:rsidRPr="00D73392">
                <w:rPr>
                  <w:sz w:val="20"/>
                  <w:szCs w:val="20"/>
                </w:rPr>
                <w:t xml:space="preserve">user-facing </w:t>
              </w:r>
              <w:del w:id="9023" w:author="Isac Artzi" w:date="2026-08-24T12:00:00Z">
                <w:r w:rsidR="00D73392" w:rsidRPr="00D73392">
                  <w:rPr>
                    <w:sz w:val="20"/>
                    <w:szCs w:val="20"/>
                  </w:rPr>
                  <w:delText xml:space="preserve">report/dashboard</w:delText>
                </w:r>
              </w:del>
              <w:ins w:id="9024" w:author="Isac Artzi" w:date="2026-08-24T12:00:00Z">
                <w:r w:rsidR="00D73392" w:rsidRPr="00D73392">
                  <w:rPr>
                    <w:sz w:val="20"/>
                    <w:szCs w:val="20"/>
                  </w:rPr>
                  <w:t xml:space="preserve">report/dashboard tabs</w:t>
                </w:r>
              </w:ins>
            </w:ins>
            <w:del w:id="32" w:author="Annemarie Burns (GCE)" w:date="2026-08-14T12:18:00Z" w16du:dateUtc="2026-08-14T19:18:00Z">
              <w:r w:rsidRPr="00A17170" w:rsidDel="00D73392">
                <w:rPr>
                  <w:sz w:val="20"/>
                  <w:szCs w:val="20"/>
                </w:rPr>
                <w:delText xml:space="preserve">Streamlit </w:delText>
              </w:r>
            </w:del>
            <w:del w:id="9025" w:author="Isac Artzi" w:date="2026-08-24T12:00:00Z">
              <w:r w:rsidRPr="00A17170">
                <w:rPr>
                  <w:sz w:val="20"/>
                  <w:szCs w:val="20"/>
                </w:rPr>
                <w:delText xml:space="preserve">tabs</w:delText>
              </w:r>
            </w:del>
            <w:r w:rsidRPr="00A17170">
              <w:rPr>
                <w:sz w:val="20"/>
                <w:szCs w:val="20"/>
              </w:rPr>
              <w:t xml:space="preserve"> </w:t>
            </w:r>
            <w:del w:id="33" w:author="Annemarie Burns (GCE)" w:date="2026-08-14T11:53:00Z" w16du:dateUtc="2026-08-14T18:53:00Z">
              <w:r w:rsidRPr="00A17170" w:rsidDel="006255F4">
                <w:rPr>
                  <w:sz w:val="20"/>
                  <w:szCs w:val="20"/>
                </w:rPr>
                <w:delText>(</w:delText>
              </w:r>
            </w:del>
            <w:del w:id="34" w:author="Annemarie Burns (GCE)" w:date="2026-08-14T11:52:00Z" w16du:dateUtc="2026-08-14T18:52:00Z">
              <w:r w:rsidRPr="00A17170" w:rsidDel="006255F4">
                <w:rPr>
                  <w:sz w:val="20"/>
                  <w:szCs w:val="20"/>
                </w:rPr>
                <w:delText xml:space="preserve">Concepts, Score a Row, Score a CSV, Model Performance, Bias Audit, Model Card) </w:delText>
              </w:r>
            </w:del>
            <w:r w:rsidRPr="00A17170">
              <w:rPr>
                <w:sz w:val="20"/>
                <w:szCs w:val="20"/>
              </w:rPr>
              <w:t>are present and working.</w:t>
            </w:r>
          </w:p>
        </w:tc>
        <w:tc>
          <w:tcPr>
            <w:tcW w:w="800" w:type="pct"/>
            <w:tcMar>
              <w:top w:w="100" w:type="dxa"/>
              <w:left w:w="120" w:type="dxa"/>
              <w:bottom w:w="100" w:type="dxa"/>
              <w:right w:w="120" w:type="dxa"/>
            </w:tcMar>
          </w:tcPr>
          <w:p w14:paraId="7F3F7E4A" w14:textId="0FA84442" w:rsidR="00BD631F" w:rsidRPr="00A17170" w:rsidRDefault="00BD631F" w:rsidP="00BD631F">
            <w:pPr>
              <w:spacing w:before="60"/>
              <w:rPr>
                <w:sz w:val="20"/>
                <w:szCs w:val="20"/>
              </w:rPr>
            </w:pPr>
            <w:r w:rsidRPr="00A17170">
              <w:rPr>
                <w:sz w:val="20"/>
                <w:szCs w:val="20"/>
              </w:rPr>
              <w:t>All three-cloud tiers are deployed with clean separation, every required tab works, the schema endpoint drives an auto-generated form, and the README includes a short architecture diagram.</w:t>
            </w:r>
          </w:p>
        </w:tc>
      </w:tr>
      <w:tr w:rsidR="00BD631F" w:rsidRPr="004A0E45" w14:paraId="7F3F7E57" w14:textId="77777777" w:rsidTr="00BD631F">
        <w:tc>
          <w:tcPr>
            <w:tcW w:w="715" w:type="pct"/>
            <w:shd w:val="clear" w:color="auto" w:fill="FAFAFA"/>
            <w:tcMar>
              <w:top w:w="100" w:type="dxa"/>
              <w:left w:w="120" w:type="dxa"/>
              <w:bottom w:w="100" w:type="dxa"/>
              <w:right w:w="120" w:type="dxa"/>
            </w:tcMar>
          </w:tcPr>
          <w:p w14:paraId="7F3F7E4C" w14:textId="77777777" w:rsidR="00BD631F" w:rsidRPr="00A17170" w:rsidRDefault="00BD631F" w:rsidP="00BD631F">
            <w:pPr>
              <w:rPr>
                <w:b/>
                <w:bCs/>
                <w:sz w:val="20"/>
                <w:szCs w:val="20"/>
              </w:rPr>
            </w:pPr>
            <w:r w:rsidRPr="00A17170">
              <w:rPr>
                <w:b/>
                <w:bCs/>
                <w:sz w:val="20"/>
                <w:szCs w:val="20"/>
              </w:rPr>
              <w:t>Code Execution and Functionality</w:t>
            </w:r>
          </w:p>
        </w:tc>
        <w:tc>
          <w:tcPr>
            <w:tcW w:w="284" w:type="pct"/>
          </w:tcPr>
          <w:p w14:paraId="0471F66E" w14:textId="77777777" w:rsidR="00BD631F" w:rsidRPr="00A17170" w:rsidRDefault="00BD631F" w:rsidP="00BD631F">
            <w:pPr>
              <w:spacing w:before="60"/>
              <w:rPr>
                <w:sz w:val="20"/>
                <w:szCs w:val="20"/>
              </w:rPr>
            </w:pPr>
            <w:ins w:id="9006" w:author="Isac Artzi" w:date="2026-08-24T12:00:00Z">
              <w:r>
                <w:t xml:space="preserve">10%</w:t>
              </w:r>
            </w:ins>
          </w:p>
        </w:tc>
        <w:tc>
          <w:tcPr>
            <w:tcW w:w="800" w:type="pct"/>
            <w:tcMar>
              <w:top w:w="100" w:type="dxa"/>
              <w:left w:w="120" w:type="dxa"/>
              <w:bottom w:w="100" w:type="dxa"/>
              <w:right w:w="120" w:type="dxa"/>
            </w:tcMar>
          </w:tcPr>
          <w:p w14:paraId="7F3F7E4E" w14:textId="5F6D7016" w:rsidR="00BD631F" w:rsidRPr="00A17170" w:rsidRDefault="00BD631F" w:rsidP="00BD631F">
            <w:pPr>
              <w:spacing w:before="60"/>
              <w:rPr>
                <w:sz w:val="20"/>
                <w:szCs w:val="20"/>
              </w:rPr>
            </w:pPr>
            <w:r w:rsidRPr="00A17170">
              <w:rPr>
                <w:sz w:val="20"/>
                <w:szCs w:val="20"/>
              </w:rPr>
              <w:t>The code does not execute or fails most tests.</w:t>
            </w:r>
          </w:p>
        </w:tc>
        <w:tc>
          <w:tcPr>
            <w:tcW w:w="800" w:type="pct"/>
            <w:tcMar>
              <w:top w:w="100" w:type="dxa"/>
              <w:left w:w="120" w:type="dxa"/>
              <w:bottom w:w="100" w:type="dxa"/>
              <w:right w:w="120" w:type="dxa"/>
            </w:tcMar>
          </w:tcPr>
          <w:p w14:paraId="7F3F7E50" w14:textId="6FC844F8" w:rsidR="00BD631F" w:rsidRPr="00A17170" w:rsidRDefault="00BD631F" w:rsidP="00BD631F">
            <w:pPr>
              <w:spacing w:before="60"/>
              <w:rPr>
                <w:sz w:val="20"/>
                <w:szCs w:val="20"/>
              </w:rPr>
            </w:pPr>
            <w:r w:rsidRPr="00A17170">
              <w:rPr>
                <w:sz w:val="20"/>
                <w:szCs w:val="20"/>
              </w:rPr>
              <w:t xml:space="preserve">The code executes with frequent issues; </w:t>
            </w:r>
            <w:ins w:id="35" w:author="Annemarie Burns (GCE)" w:date="2026-08-14T12:19:00Z" w16du:dateUtc="2026-08-14T19:19:00Z">
              <w:r w:rsidR="001619C5">
                <w:rPr>
                  <w:sz w:val="20"/>
                  <w:szCs w:val="20"/>
                </w:rPr>
                <w:t xml:space="preserve">some </w:t>
              </w:r>
            </w:ins>
            <w:r w:rsidRPr="00A17170">
              <w:rPr>
                <w:sz w:val="20"/>
                <w:szCs w:val="20"/>
              </w:rPr>
              <w:t>pytest tests are missing</w:t>
            </w:r>
            <w:del w:id="36" w:author="Annemarie Burns (GCE)" w:date="2026-08-14T12:19:00Z" w16du:dateUtc="2026-08-14T19:19:00Z">
              <w:r w:rsidRPr="00A17170" w:rsidDel="001619C5">
                <w:rPr>
                  <w:sz w:val="20"/>
                  <w:szCs w:val="20"/>
                </w:rPr>
                <w:delText xml:space="preserve"> or fail</w:delText>
              </w:r>
            </w:del>
            <w:r w:rsidRPr="00A17170">
              <w:rPr>
                <w:sz w:val="20"/>
                <w:szCs w:val="20"/>
              </w:rPr>
              <w:t>.</w:t>
            </w:r>
          </w:p>
        </w:tc>
        <w:tc>
          <w:tcPr>
            <w:tcW w:w="800" w:type="pct"/>
            <w:tcMar>
              <w:top w:w="100" w:type="dxa"/>
              <w:left w:w="120" w:type="dxa"/>
              <w:bottom w:w="100" w:type="dxa"/>
              <w:right w:w="120" w:type="dxa"/>
            </w:tcMar>
          </w:tcPr>
          <w:p w14:paraId="7F3F7E52" w14:textId="1ACFFC27" w:rsidR="00BD631F" w:rsidRPr="00A17170" w:rsidRDefault="00BD631F" w:rsidP="00BD631F">
            <w:pPr>
              <w:spacing w:before="60"/>
              <w:rPr>
                <w:sz w:val="20"/>
                <w:szCs w:val="20"/>
              </w:rPr>
            </w:pPr>
            <w:r w:rsidRPr="00A17170">
              <w:rPr>
                <w:sz w:val="20"/>
                <w:szCs w:val="20"/>
              </w:rPr>
              <w:t>The code executes with some issues; tests cover only schema validation.</w:t>
            </w:r>
          </w:p>
        </w:tc>
        <w:tc>
          <w:tcPr>
            <w:tcW w:w="800" w:type="pct"/>
            <w:tcMar>
              <w:top w:w="100" w:type="dxa"/>
              <w:left w:w="120" w:type="dxa"/>
              <w:bottom w:w="100" w:type="dxa"/>
              <w:right w:w="120" w:type="dxa"/>
            </w:tcMar>
          </w:tcPr>
          <w:p w14:paraId="7F3F7E54" w14:textId="411B53C8" w:rsidR="00BD631F" w:rsidRPr="00A17170" w:rsidRDefault="00BD631F" w:rsidP="00BD631F">
            <w:pPr>
              <w:spacing w:before="60"/>
              <w:rPr>
                <w:sz w:val="20"/>
                <w:szCs w:val="20"/>
              </w:rPr>
            </w:pPr>
            <w:r w:rsidRPr="00A17170">
              <w:rPr>
                <w:sz w:val="20"/>
                <w:szCs w:val="20"/>
              </w:rPr>
              <w:t>The code executes with minimal issues; all required pytest tests pass</w:t>
            </w:r>
            <w:del w:id="37" w:author="Annemarie Burns (GCE)" w:date="2026-08-14T12:19:00Z" w16du:dateUtc="2026-08-14T19:19:00Z">
              <w:r w:rsidRPr="00A17170" w:rsidDel="001619C5">
                <w:rPr>
                  <w:sz w:val="20"/>
                  <w:szCs w:val="20"/>
                </w:rPr>
                <w:delText xml:space="preserve"> (schema, batch row-count, regression, Supabase write)</w:delText>
              </w:r>
            </w:del>
            <w:r w:rsidRPr="00A17170">
              <w:rPr>
                <w:sz w:val="20"/>
                <w:szCs w:val="20"/>
              </w:rPr>
              <w:t>.</w:t>
            </w:r>
          </w:p>
        </w:tc>
        <w:tc>
          <w:tcPr>
            <w:tcW w:w="800" w:type="pct"/>
            <w:tcMar>
              <w:top w:w="100" w:type="dxa"/>
              <w:left w:w="120" w:type="dxa"/>
              <w:bottom w:w="100" w:type="dxa"/>
              <w:right w:w="120" w:type="dxa"/>
            </w:tcMar>
          </w:tcPr>
          <w:p w14:paraId="7F3F7E56" w14:textId="0F5ECA62" w:rsidR="00BD631F" w:rsidRPr="00A17170" w:rsidRDefault="00BD631F" w:rsidP="00BD631F">
            <w:pPr>
              <w:spacing w:before="60"/>
              <w:rPr>
                <w:sz w:val="20"/>
                <w:szCs w:val="20"/>
              </w:rPr>
            </w:pPr>
            <w:r w:rsidRPr="00A17170">
              <w:rPr>
                <w:sz w:val="20"/>
                <w:szCs w:val="20"/>
              </w:rPr>
              <w:t>The code executes flawlessly, CI is green on every push, the scikit-learn pipeline is serialized and loaded correctly at API startup, and tests exercise both happy-path and a Supabase-failure path.</w:t>
            </w:r>
          </w:p>
        </w:tc>
      </w:tr>
      <w:tr w:rsidR="00BD631F" w:rsidRPr="004A0E45" w14:paraId="7F3F7E63" w14:textId="77777777" w:rsidTr="00BD631F">
        <w:tc>
          <w:tcPr>
            <w:tcW w:w="715" w:type="pct"/>
            <w:shd w:val="clear" w:color="auto" w:fill="FAFAFA"/>
            <w:tcMar>
              <w:top w:w="100" w:type="dxa"/>
              <w:left w:w="120" w:type="dxa"/>
              <w:bottom w:w="100" w:type="dxa"/>
              <w:right w:w="120" w:type="dxa"/>
            </w:tcMar>
          </w:tcPr>
          <w:p w14:paraId="7F3F7E58" w14:textId="258AB9DC" w:rsidR="00BD631F" w:rsidRPr="00A17170" w:rsidRDefault="00240ED2" w:rsidP="00BD631F">
            <w:pPr>
              <w:rPr>
                <w:b/>
                <w:bCs/>
                <w:sz w:val="20"/>
                <w:szCs w:val="20"/>
              </w:rPr>
            </w:pPr>
            <w:r w:rsidRPr="00A17170">
              <w:rPr>
                <w:b/>
                <w:bCs/>
                <w:sz w:val="20"/>
                <w:szCs w:val="20"/>
              </w:rPr>
              <w:lastRenderedPageBreak/>
              <w:t>Professional Documentation</w:t>
            </w:r>
          </w:p>
        </w:tc>
        <w:tc>
          <w:tcPr>
            <w:tcW w:w="284" w:type="pct"/>
          </w:tcPr>
          <w:p w14:paraId="6EBA8A2E" w14:textId="77777777" w:rsidR="00BD631F" w:rsidRPr="00A17170" w:rsidRDefault="00BD631F" w:rsidP="00BD631F">
            <w:pPr>
              <w:spacing w:before="60"/>
              <w:rPr>
                <w:sz w:val="20"/>
                <w:szCs w:val="20"/>
              </w:rPr>
            </w:pPr>
            <w:ins w:id="9007" w:author="Isac Artzi" w:date="2026-08-24T12:00:00Z">
              <w:r>
                <w:t xml:space="preserve">8%</w:t>
              </w:r>
            </w:ins>
          </w:p>
        </w:tc>
        <w:tc>
          <w:tcPr>
            <w:tcW w:w="800" w:type="pct"/>
            <w:tcMar>
              <w:top w:w="100" w:type="dxa"/>
              <w:left w:w="120" w:type="dxa"/>
              <w:bottom w:w="100" w:type="dxa"/>
              <w:right w:w="120" w:type="dxa"/>
            </w:tcMar>
          </w:tcPr>
          <w:p w14:paraId="7F3F7E5A" w14:textId="30B018F7" w:rsidR="00BD631F" w:rsidRPr="00A17170" w:rsidRDefault="00BD631F" w:rsidP="00BD631F">
            <w:pPr>
              <w:spacing w:before="60"/>
              <w:rPr>
                <w:sz w:val="20"/>
                <w:szCs w:val="20"/>
              </w:rPr>
            </w:pPr>
            <w:r w:rsidRPr="00A17170">
              <w:rPr>
                <w:sz w:val="20"/>
                <w:szCs w:val="20"/>
              </w:rPr>
              <w:t>The documentation is missing.</w:t>
            </w:r>
          </w:p>
        </w:tc>
        <w:tc>
          <w:tcPr>
            <w:tcW w:w="800" w:type="pct"/>
            <w:tcMar>
              <w:top w:w="100" w:type="dxa"/>
              <w:left w:w="120" w:type="dxa"/>
              <w:bottom w:w="100" w:type="dxa"/>
              <w:right w:w="120" w:type="dxa"/>
            </w:tcMar>
          </w:tcPr>
          <w:p w14:paraId="7F3F7E5C" w14:textId="300DF416" w:rsidR="00BD631F" w:rsidRPr="00A17170" w:rsidRDefault="00BD631F" w:rsidP="00BD631F">
            <w:pPr>
              <w:spacing w:before="60"/>
              <w:rPr>
                <w:sz w:val="20"/>
                <w:szCs w:val="20"/>
              </w:rPr>
            </w:pPr>
            <w:r w:rsidRPr="00A17170">
              <w:rPr>
                <w:sz w:val="20"/>
                <w:szCs w:val="20"/>
              </w:rPr>
              <w:t>The documentation is incomplete or unclear.</w:t>
            </w:r>
          </w:p>
        </w:tc>
        <w:tc>
          <w:tcPr>
            <w:tcW w:w="800" w:type="pct"/>
            <w:tcMar>
              <w:top w:w="100" w:type="dxa"/>
              <w:left w:w="120" w:type="dxa"/>
              <w:bottom w:w="100" w:type="dxa"/>
              <w:right w:w="120" w:type="dxa"/>
            </w:tcMar>
          </w:tcPr>
          <w:p w14:paraId="7F3F7E5E" w14:textId="488F5CA4" w:rsidR="00BD631F" w:rsidRPr="00A17170" w:rsidRDefault="00BD631F" w:rsidP="00BD631F">
            <w:pPr>
              <w:spacing w:before="60"/>
              <w:rPr>
                <w:sz w:val="20"/>
                <w:szCs w:val="20"/>
              </w:rPr>
            </w:pPr>
            <w:r w:rsidRPr="00A17170">
              <w:rPr>
                <w:sz w:val="20"/>
                <w:szCs w:val="20"/>
              </w:rPr>
              <w:t>The documentation covers the basics but the model card is sparse and the data-handling story is missing.</w:t>
            </w:r>
          </w:p>
        </w:tc>
        <w:tc>
          <w:tcPr>
            <w:tcW w:w="800" w:type="pct"/>
            <w:tcMar>
              <w:top w:w="100" w:type="dxa"/>
              <w:left w:w="120" w:type="dxa"/>
              <w:bottom w:w="100" w:type="dxa"/>
              <w:right w:w="120" w:type="dxa"/>
            </w:tcMar>
          </w:tcPr>
          <w:p w14:paraId="7F3F7E60" w14:textId="5608F9A6" w:rsidR="00BD631F" w:rsidRPr="00A17170" w:rsidRDefault="00BD631F" w:rsidP="00BD631F">
            <w:pPr>
              <w:spacing w:before="60"/>
              <w:rPr>
                <w:sz w:val="20"/>
                <w:szCs w:val="20"/>
              </w:rPr>
            </w:pPr>
            <w:r w:rsidRPr="00A17170">
              <w:rPr>
                <w:sz w:val="20"/>
                <w:szCs w:val="20"/>
              </w:rPr>
              <w:t>The documentation is detailed, including the README pitch, three deployment URLs, model card, and ‘Data persisted / not persisted’ section are present.</w:t>
            </w:r>
          </w:p>
        </w:tc>
        <w:tc>
          <w:tcPr>
            <w:tcW w:w="800" w:type="pct"/>
            <w:tcMar>
              <w:top w:w="100" w:type="dxa"/>
              <w:left w:w="120" w:type="dxa"/>
              <w:bottom w:w="100" w:type="dxa"/>
              <w:right w:w="120" w:type="dxa"/>
            </w:tcMar>
          </w:tcPr>
          <w:p w14:paraId="7F3F7E62" w14:textId="315E2F25" w:rsidR="00BD631F" w:rsidRPr="00A17170" w:rsidRDefault="00BD631F" w:rsidP="00BD631F">
            <w:pPr>
              <w:spacing w:before="60"/>
              <w:rPr>
                <w:sz w:val="20"/>
                <w:szCs w:val="20"/>
              </w:rPr>
            </w:pPr>
            <w:r w:rsidRPr="00A17170">
              <w:rPr>
                <w:sz w:val="20"/>
                <w:szCs w:val="20"/>
              </w:rPr>
              <w:t>The documentation is comprehensive. There is a clear product pitch, three deployment URLs, model card with intended use and limitations, fairness statement, and a permutation-importance discussion of which features drive predictions. If submitted as a team, also includes a per-member individual-contribution statement and a per-member video-walkthrough link.</w:t>
            </w:r>
          </w:p>
        </w:tc>
      </w:tr>
      <w:tr w:rsidR="000B7974" w:rsidRPr="004A0E45" w14:paraId="34747BB5" w14:textId="77777777" w:rsidTr="00BD631F">
        <w:tc>
          <w:tcPr>
            <w:tcW w:w="715" w:type="pct"/>
            <w:shd w:val="clear" w:color="auto" w:fill="FAFAFA"/>
            <w:tcMar>
              <w:top w:w="100" w:type="dxa"/>
              <w:left w:w="120" w:type="dxa"/>
              <w:bottom w:w="100" w:type="dxa"/>
              <w:right w:w="120" w:type="dxa"/>
            </w:tcMar>
          </w:tcPr>
          <w:p w14:paraId="2A47D93D" w14:textId="562E294A" w:rsidR="000B7974" w:rsidRPr="00A17170" w:rsidDel="00240ED2" w:rsidRDefault="000B7974" w:rsidP="000B7974">
            <w:pPr>
              <w:rPr>
                <w:b/>
                <w:bCs/>
                <w:sz w:val="20"/>
                <w:szCs w:val="20"/>
              </w:rPr>
            </w:pPr>
            <w:r w:rsidRPr="00A17170">
              <w:rPr>
                <w:b/>
                <w:sz w:val="20"/>
                <w:szCs w:val="20"/>
              </w:rPr>
              <w:t>Participation and Contribution</w:t>
            </w:r>
          </w:p>
        </w:tc>
        <w:tc>
          <w:tcPr>
            <w:tcW w:w="284" w:type="pct"/>
          </w:tcPr>
          <w:p w14:paraId="2165BFD2" w14:textId="43F2D246" w:rsidR="000B7974" w:rsidRPr="00A17170" w:rsidRDefault="000B7974" w:rsidP="000B7974">
            <w:pPr>
              <w:spacing w:before="60"/>
              <w:rPr>
                <w:sz w:val="20"/>
                <w:szCs w:val="20"/>
              </w:rPr>
            </w:pPr>
            <w:r w:rsidRPr="00A17170">
              <w:rPr>
                <w:sz w:val="20"/>
                <w:szCs w:val="20"/>
              </w:rPr>
              <w:t>16%</w:t>
            </w:r>
          </w:p>
        </w:tc>
        <w:tc>
          <w:tcPr>
            <w:tcW w:w="800" w:type="pct"/>
            <w:tcMar>
              <w:top w:w="100" w:type="dxa"/>
              <w:left w:w="120" w:type="dxa"/>
              <w:bottom w:w="100" w:type="dxa"/>
              <w:right w:w="120" w:type="dxa"/>
            </w:tcMar>
          </w:tcPr>
          <w:p w14:paraId="577C99C7" w14:textId="5579B1D4" w:rsidR="000B7974" w:rsidRPr="00A17170" w:rsidRDefault="000B7974" w:rsidP="000B7974">
            <w:pPr>
              <w:spacing w:before="60"/>
              <w:rPr>
                <w:sz w:val="20"/>
                <w:szCs w:val="20"/>
              </w:rPr>
            </w:pPr>
            <w:r w:rsidRPr="00A17170">
              <w:rPr>
                <w:sz w:val="20"/>
                <w:szCs w:val="20"/>
              </w:rPr>
              <w:t>Participation is evident but insufficient, with limited follow-through, uneven contribution, or preventable gaps that reduce overall product quality.</w:t>
            </w:r>
          </w:p>
        </w:tc>
        <w:tc>
          <w:tcPr>
            <w:tcW w:w="800" w:type="pct"/>
            <w:tcMar>
              <w:top w:w="100" w:type="dxa"/>
              <w:left w:w="120" w:type="dxa"/>
              <w:bottom w:w="100" w:type="dxa"/>
              <w:right w:w="120" w:type="dxa"/>
            </w:tcMar>
          </w:tcPr>
          <w:p w14:paraId="622453DD" w14:textId="38A7E928" w:rsidR="000B7974" w:rsidRPr="00A17170" w:rsidRDefault="000B7974" w:rsidP="000B7974">
            <w:pPr>
              <w:spacing w:before="60"/>
              <w:rPr>
                <w:sz w:val="20"/>
                <w:szCs w:val="20"/>
              </w:rPr>
            </w:pPr>
            <w:r w:rsidRPr="00A17170">
              <w:rPr>
                <w:sz w:val="20"/>
                <w:szCs w:val="20"/>
              </w:rPr>
              <w:t>Participation demonstrates minimal contribution, with inconsistent follow-through or limited evidence of sustained engagement in required work.</w:t>
            </w:r>
          </w:p>
        </w:tc>
        <w:tc>
          <w:tcPr>
            <w:tcW w:w="800" w:type="pct"/>
            <w:tcMar>
              <w:top w:w="100" w:type="dxa"/>
              <w:left w:w="120" w:type="dxa"/>
              <w:bottom w:w="100" w:type="dxa"/>
              <w:right w:w="120" w:type="dxa"/>
            </w:tcMar>
          </w:tcPr>
          <w:p w14:paraId="26B226B2" w14:textId="1CA886E3" w:rsidR="000B7974" w:rsidRPr="00A17170" w:rsidRDefault="000B7974" w:rsidP="000B7974">
            <w:pPr>
              <w:spacing w:before="60"/>
              <w:rPr>
                <w:sz w:val="20"/>
                <w:szCs w:val="20"/>
              </w:rPr>
            </w:pPr>
            <w:r w:rsidRPr="00A17170">
              <w:rPr>
                <w:sz w:val="20"/>
                <w:szCs w:val="20"/>
              </w:rPr>
              <w:t>Participation demonstrates partial contribution, with most required work completed but uneven effort, timeliness, or ownership.</w:t>
            </w:r>
          </w:p>
        </w:tc>
        <w:tc>
          <w:tcPr>
            <w:tcW w:w="800" w:type="pct"/>
            <w:tcMar>
              <w:top w:w="100" w:type="dxa"/>
              <w:left w:w="120" w:type="dxa"/>
              <w:bottom w:w="100" w:type="dxa"/>
              <w:right w:w="120" w:type="dxa"/>
            </w:tcMar>
          </w:tcPr>
          <w:p w14:paraId="1B83333D" w14:textId="084B86C3" w:rsidR="000B7974" w:rsidRPr="00A17170" w:rsidRDefault="000B7974" w:rsidP="000B7974">
            <w:pPr>
              <w:spacing w:before="60"/>
              <w:rPr>
                <w:sz w:val="20"/>
                <w:szCs w:val="20"/>
              </w:rPr>
            </w:pPr>
            <w:r w:rsidRPr="00A17170">
              <w:rPr>
                <w:sz w:val="20"/>
                <w:szCs w:val="20"/>
              </w:rPr>
              <w:t>Participation demonstrates clear contribution, with required work completed and communicated, but minor gaps in consistency, initiative, or follow-through.</w:t>
            </w:r>
          </w:p>
        </w:tc>
        <w:tc>
          <w:tcPr>
            <w:tcW w:w="800" w:type="pct"/>
            <w:tcMar>
              <w:top w:w="100" w:type="dxa"/>
              <w:left w:w="120" w:type="dxa"/>
              <w:bottom w:w="100" w:type="dxa"/>
              <w:right w:w="120" w:type="dxa"/>
            </w:tcMar>
          </w:tcPr>
          <w:p w14:paraId="135163F5" w14:textId="547DA794" w:rsidR="000B7974" w:rsidRPr="00A17170" w:rsidRDefault="000B7974" w:rsidP="000B7974">
            <w:pPr>
              <w:spacing w:before="60"/>
              <w:rPr>
                <w:sz w:val="20"/>
                <w:szCs w:val="20"/>
              </w:rPr>
            </w:pPr>
            <w:r w:rsidRPr="00A17170">
              <w:rPr>
                <w:sz w:val="20"/>
                <w:szCs w:val="20"/>
              </w:rPr>
              <w:t xml:space="preserve">Participation consistently demonstrates strong ownership, timely follow-through, and meaningful contribution to </w:t>
            </w:r>
            <w:r w:rsidRPr="00A17170">
              <w:rPr>
                <w:sz w:val="20"/>
                <w:szCs w:val="20"/>
              </w:rPr>
              <w:lastRenderedPageBreak/>
              <w:t>all required work as an individual or as part of a team.</w:t>
            </w:r>
          </w:p>
        </w:tc>
      </w:tr>
      <w:tr w:rsidR="00BD631F" w:rsidRPr="004A0E45" w14:paraId="7F3F7E6F" w14:textId="77777777" w:rsidTr="00BD631F">
        <w:tc>
          <w:tcPr>
            <w:tcW w:w="715" w:type="pct"/>
            <w:shd w:val="clear" w:color="auto" w:fill="FAFAFA"/>
            <w:tcMar>
              <w:top w:w="100" w:type="dxa"/>
              <w:left w:w="120" w:type="dxa"/>
              <w:bottom w:w="100" w:type="dxa"/>
              <w:right w:w="120" w:type="dxa"/>
            </w:tcMar>
          </w:tcPr>
          <w:p w14:paraId="7F3F7E64" w14:textId="77777777" w:rsidR="00BD631F" w:rsidRPr="00A17170" w:rsidRDefault="00BD631F" w:rsidP="00BD631F">
            <w:pPr>
              <w:rPr>
                <w:b/>
                <w:bCs/>
                <w:sz w:val="20"/>
                <w:szCs w:val="20"/>
              </w:rPr>
            </w:pPr>
            <w:r w:rsidRPr="00A17170">
              <w:rPr>
                <w:b/>
                <w:bCs/>
                <w:sz w:val="20"/>
                <w:szCs w:val="20"/>
              </w:rPr>
              <w:lastRenderedPageBreak/>
              <w:t>Ethical Consideration (Fairness &amp; Stewardship)</w:t>
            </w:r>
          </w:p>
        </w:tc>
        <w:tc>
          <w:tcPr>
            <w:tcW w:w="284" w:type="pct"/>
          </w:tcPr>
          <w:p w14:paraId="31231CBD" w14:textId="77777777" w:rsidR="00BD631F" w:rsidRPr="00A17170" w:rsidRDefault="00BD631F" w:rsidP="00BD631F">
            <w:pPr>
              <w:spacing w:before="60"/>
              <w:rPr>
                <w:sz w:val="20"/>
                <w:szCs w:val="20"/>
              </w:rPr>
            </w:pPr>
            <w:ins w:id="9008" w:author="Isac Artzi" w:date="2026-08-24T12:00:00Z">
              <w:r>
                <w:t xml:space="preserve">8%</w:t>
              </w:r>
            </w:ins>
          </w:p>
        </w:tc>
        <w:tc>
          <w:tcPr>
            <w:tcW w:w="800" w:type="pct"/>
            <w:tcMar>
              <w:top w:w="100" w:type="dxa"/>
              <w:left w:w="120" w:type="dxa"/>
              <w:bottom w:w="100" w:type="dxa"/>
              <w:right w:w="120" w:type="dxa"/>
            </w:tcMar>
          </w:tcPr>
          <w:p w14:paraId="7F3F7E66" w14:textId="6EB8585F" w:rsidR="00BD631F" w:rsidRPr="00A17170" w:rsidRDefault="00BD631F" w:rsidP="00BD631F">
            <w:pPr>
              <w:spacing w:before="60"/>
              <w:rPr>
                <w:sz w:val="20"/>
                <w:szCs w:val="20"/>
              </w:rPr>
            </w:pPr>
            <w:r w:rsidRPr="00A17170">
              <w:rPr>
                <w:sz w:val="20"/>
                <w:szCs w:val="20"/>
              </w:rPr>
              <w:t>Ethical considerations are missing.</w:t>
            </w:r>
          </w:p>
        </w:tc>
        <w:tc>
          <w:tcPr>
            <w:tcW w:w="800" w:type="pct"/>
            <w:tcMar>
              <w:top w:w="100" w:type="dxa"/>
              <w:left w:w="120" w:type="dxa"/>
              <w:bottom w:w="100" w:type="dxa"/>
              <w:right w:w="120" w:type="dxa"/>
            </w:tcMar>
          </w:tcPr>
          <w:p w14:paraId="7F3F7E68" w14:textId="4250AEE8" w:rsidR="00BD631F" w:rsidRPr="00A17170" w:rsidRDefault="00BD631F" w:rsidP="00BD631F">
            <w:pPr>
              <w:spacing w:before="60"/>
              <w:rPr>
                <w:sz w:val="20"/>
                <w:szCs w:val="20"/>
              </w:rPr>
            </w:pPr>
            <w:r w:rsidRPr="00A17170">
              <w:rPr>
                <w:sz w:val="20"/>
                <w:szCs w:val="20"/>
              </w:rPr>
              <w:t>A basic discussion of fairness is considered, but what is mentioned lacks depth.</w:t>
            </w:r>
          </w:p>
        </w:tc>
        <w:tc>
          <w:tcPr>
            <w:tcW w:w="800" w:type="pct"/>
            <w:tcMar>
              <w:top w:w="100" w:type="dxa"/>
              <w:left w:w="120" w:type="dxa"/>
              <w:bottom w:w="100" w:type="dxa"/>
              <w:right w:w="120" w:type="dxa"/>
            </w:tcMar>
          </w:tcPr>
          <w:p w14:paraId="7F3F7E6A" w14:textId="2C52C656" w:rsidR="00BD631F" w:rsidRPr="00A17170" w:rsidRDefault="00BD631F" w:rsidP="00BD631F">
            <w:pPr>
              <w:spacing w:before="60"/>
              <w:rPr>
                <w:sz w:val="20"/>
                <w:szCs w:val="20"/>
              </w:rPr>
            </w:pPr>
            <w:r w:rsidRPr="00A17170">
              <w:rPr>
                <w:sz w:val="20"/>
                <w:szCs w:val="20"/>
              </w:rPr>
              <w:t>The discussion of  fairness is identified but the discussion does not connect to the audit numbers.</w:t>
            </w:r>
          </w:p>
        </w:tc>
        <w:tc>
          <w:tcPr>
            <w:tcW w:w="800" w:type="pct"/>
            <w:tcMar>
              <w:top w:w="100" w:type="dxa"/>
              <w:left w:w="120" w:type="dxa"/>
              <w:bottom w:w="100" w:type="dxa"/>
              <w:right w:w="120" w:type="dxa"/>
            </w:tcMar>
          </w:tcPr>
          <w:p w14:paraId="7F3F7E6C" w14:textId="5436F2F8" w:rsidR="00BD631F" w:rsidRPr="00A17170" w:rsidRDefault="00BD631F" w:rsidP="00BD631F">
            <w:pPr>
              <w:spacing w:before="60"/>
              <w:rPr>
                <w:sz w:val="20"/>
                <w:szCs w:val="20"/>
              </w:rPr>
            </w:pPr>
            <w:r w:rsidRPr="00A17170">
              <w:rPr>
                <w:sz w:val="20"/>
                <w:szCs w:val="20"/>
              </w:rPr>
              <w:t>The discussion of  fairness is good and include deployment risks, and a worldview reflection on responsible disclosure.</w:t>
            </w:r>
          </w:p>
        </w:tc>
        <w:tc>
          <w:tcPr>
            <w:tcW w:w="800" w:type="pct"/>
            <w:tcMar>
              <w:top w:w="100" w:type="dxa"/>
              <w:left w:w="120" w:type="dxa"/>
              <w:bottom w:w="100" w:type="dxa"/>
              <w:right w:w="120" w:type="dxa"/>
            </w:tcMar>
          </w:tcPr>
          <w:p w14:paraId="7F3F7E6E" w14:textId="2AA96CD0" w:rsidR="00BD631F" w:rsidRPr="00A17170" w:rsidRDefault="00BD631F" w:rsidP="00BD631F">
            <w:pPr>
              <w:spacing w:before="60"/>
              <w:rPr>
                <w:sz w:val="20"/>
                <w:szCs w:val="20"/>
              </w:rPr>
            </w:pPr>
            <w:r w:rsidRPr="00A17170">
              <w:rPr>
                <w:sz w:val="20"/>
                <w:szCs w:val="20"/>
              </w:rPr>
              <w:t xml:space="preserve">The discussion of  fairness is comprehensive and ties the FPR/FNR gap to a specific deployment context, names two mitigations, and </w:t>
            </w:r>
            <w:commentRangeStart w:id="38"/>
            <w:commentRangeStart w:id="41"/>
            <w:r w:rsidRPr="00A17170">
              <w:rPr>
                <w:sz w:val="20"/>
                <w:szCs w:val="20"/>
              </w:rPr>
              <w:t>includes a Christian-worldview reflection on stewardship of disparate impact.</w:t>
            </w:r>
            <w:commentRangeEnd w:id="38"/>
            <w:r w:rsidR="00B3392E" w:rsidRPr="00A17170">
              <w:rPr>
                <w:rStyle w:val="CommentReference"/>
                <w:rFonts w:cs="Calibri"/>
                <w:sz w:val="20"/>
                <w:szCs w:val="20"/>
              </w:rPr>
              <w:commentReference w:id="38"/>
            </w:r>
            <w:commentRangeEnd w:id="41"/>
            <w:r>
              <w:rPr>
                <w:rStyle w:val="CommentReference"/>
              </w:rPr>
              <w:commentReference w:id="41"/>
            </w:r>
          </w:p>
        </w:tc>
      </w:tr>
    </w:tbl>
    <w:p w14:paraId="7F3F7E70" w14:textId="77777777" w:rsidR="00D11A0C" w:rsidRPr="004A0E45" w:rsidRDefault="00D11A0C">
      <w:pPr>
        <w:rPr>
          <w:sz w:val="22"/>
          <w:szCs w:val="22"/>
        </w:rPr>
      </w:pPr>
    </w:p>
    <w:sectPr w:rsidR="00D11A0C" w:rsidRPr="004A0E45" w:rsidSect="00C827C0">
      <w:headerReference w:type="default" r:id="rId14"/>
      <w:footerReference w:type="default" r:id="rId15"/>
      <w:pgSz w:w="15840" w:h="12240" w:orient="landscape"/>
      <w:pgMar w:top="720" w:right="720" w:bottom="720" w:left="72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emarie Burns (GCE)" w:date="2026-08-14T12:21:00Z" w:initials="AB">
    <w:p w14:paraId="7AC4BFFF" w14:textId="30CF3DD2" w:rsidR="00E9646F" w:rsidRDefault="00E9646F">
      <w:pPr>
        <w:pStyle w:val="CommentText"/>
      </w:pPr>
      <w:r>
        <w:rPr>
          <w:rStyle w:val="CommentReference"/>
        </w:rPr>
        <w:annotationRef/>
      </w:r>
      <w:r>
        <w:t>Percentages missing throughout rubric</w:t>
      </w:r>
    </w:p>
  </w:comment>
  <w:comment w:id="2" w:author="Annemarie Burns (GCE)" w:date="2026-08-14T12:11:00Z" w:initials="AB">
    <w:p w14:paraId="185B232E" w14:textId="671BB6CA" w:rsidR="00994DF6" w:rsidRDefault="00994DF6">
      <w:pPr>
        <w:pStyle w:val="CommentText"/>
      </w:pPr>
      <w:r>
        <w:rPr>
          <w:rStyle w:val="CommentReference"/>
        </w:rPr>
        <w:annotationRef/>
      </w:r>
      <w:r>
        <w:t>Rob wants us to increase rigor in this column, I believe he will have concern with this language.</w:t>
      </w:r>
    </w:p>
  </w:comment>
  <w:comment w:id="38" w:author="Annemarie Burns (GCE)" w:date="2026-08-14T13:06:00Z" w:initials="AB">
    <w:p w14:paraId="3DB18EC3" w14:textId="0439B833" w:rsidR="00B3392E" w:rsidRDefault="00B3392E">
      <w:pPr>
        <w:pStyle w:val="CommentText"/>
      </w:pPr>
      <w:r>
        <w:rPr>
          <w:rStyle w:val="CommentReference"/>
        </w:rPr>
        <w:annotationRef/>
      </w:r>
      <w:r>
        <w:t>This is not explicit in the assignment language do we want to add it?</w:t>
      </w:r>
    </w:p>
  </w:comment>
  <w:comment w:id="39" w:author="Isac Artzi" w:date="2026-08-24T12:00:00Z" w:initials="IA">
    <w:p w14:paraId="365F7175" w14:textId="2E105213">
      <w:pPr>
        <w:pStyle w:val="CommentText"/>
      </w:pPr>
      <w:r>
        <w:rPr>
          <w:rStyle w:val="CommentReference"/>
        </w:rPr>
        <w:annotationRef/>
      </w:r>
      <w:r>
        <w:t xml:space="preserve">Added. Rows 2-5 carry 12% each, the deployment criterion and Code Execution 10% each, Documentation and Ethical Consideration 8% each, Participation stays at 16%. Same scheme across all seven rubrics.</w:t>
      </w:r>
    </w:p>
  </w:comment>
  <w:comment w:id="40" w:author="Isac Artzi" w:date="2026-08-24T12:00:00Z" w:initials="IA">
    <w:p w14:paraId="BCBACACE" w14:textId="05425FCB">
      <w:pPr>
        <w:pStyle w:val="CommentText"/>
      </w:pPr>
      <w:r>
        <w:rPr>
          <w:rStyle w:val="CommentReference"/>
        </w:rPr>
        <w:annotationRef/>
      </w:r>
      <w:r>
        <w:t xml:space="preserve">Raised. The 65% column now requires a real attempt that still fails: shapes that do not follow, an incomplete chain rule, and a missing or wrong XOR example.</w:t>
      </w:r>
    </w:p>
  </w:comment>
  <w:comment w:id="41" w:author="Isac Artzi" w:date="2026-08-24T12:00:00Z" w:initials="IA">
    <w:p w14:paraId="1CE53E5E" w14:textId="33515F8B">
      <w:pPr>
        <w:pStyle w:val="CommentText"/>
      </w:pPr>
      <w:r>
        <w:rPr>
          <w:rStyle w:val="CommentReference"/>
        </w:rPr>
        <w:annotationRef/>
      </w:r>
      <w:r>
        <w:t xml:space="preserve">Add it to the assignment rather than remove it from the rubric. The Topic 2 Bias and Fairness Reflection now carries a Worldview Reflection with Deuteronomy 1:17. See the syllabus.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C4BFFF" w15:done="0"/>
  <w15:commentEx w15:paraId="185B232E" w15:done="0"/>
  <w15:commentEx w15:paraId="3DB18EC3" w15:done="0"/>
  <w15:commentEx w15:paraId="365F7175" w15:paraIdParent="7AC4BFFF" w15:done="0"/>
  <w15:commentEx w15:paraId="BCBACACE" w15:paraIdParent="185B232E" w15:done="0"/>
  <w15:commentEx w15:paraId="1CE53E5E" w15:paraIdParent="3DB18E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D6BE4E" w16cex:dateUtc="2026-08-14T19:21:00Z"/>
  <w16cex:commentExtensible w16cex:durableId="25A56B62" w16cex:dateUtc="2026-08-14T19:11:00Z"/>
  <w16cex:commentExtensible w16cex:durableId="0420126F" w16cex:dateUtc="2026-08-14T2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C4BFFF" w16cid:durableId="4ED6BE4E"/>
  <w16cid:commentId w16cid:paraId="185B232E" w16cid:durableId="25A56B62"/>
  <w16cid:commentId w16cid:paraId="3DB18EC3" w16cid:durableId="0420126F"/>
  <w16cid:commentId w16cid:paraId="365F7175" w16cid:durableId="93BD162B"/>
  <w16cid:commentId w16cid:paraId="BCBACACE" w16cid:durableId="135EB98B"/>
  <w16cid:commentId w16cid:paraId="1CE53E5E" w16cid:durableId="41E3CD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97138" w14:textId="77777777" w:rsidR="005D2EE6" w:rsidRDefault="005D2EE6">
      <w:r>
        <w:separator/>
      </w:r>
    </w:p>
  </w:endnote>
  <w:endnote w:type="continuationSeparator" w:id="0">
    <w:p w14:paraId="27C43F0A" w14:textId="77777777" w:rsidR="005D2EE6" w:rsidRDefault="005D2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7E70" w14:textId="77777777" w:rsidR="00916D45" w:rsidRDefault="00D11A0C">
    <w:pPr>
      <w:jc w:val="center"/>
    </w:pPr>
    <w:r>
      <w:rPr>
        <w:color w:val="888888"/>
        <w:sz w:val="16"/>
        <w:szCs w:val="16"/>
      </w:rPr>
      <w:t>© 2026.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06FF8" w14:textId="77777777" w:rsidR="005D2EE6" w:rsidRDefault="005D2EE6">
      <w:r>
        <w:separator/>
      </w:r>
    </w:p>
  </w:footnote>
  <w:footnote w:type="continuationSeparator" w:id="0">
    <w:p w14:paraId="5318D340" w14:textId="77777777" w:rsidR="005D2EE6" w:rsidRDefault="005D2E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5307B" w14:textId="0FAD4CB1" w:rsidR="00BD631F" w:rsidRPr="00BD631F" w:rsidRDefault="00BD631F" w:rsidP="00BD631F">
    <w:pPr>
      <w:pStyle w:val="Header"/>
    </w:pPr>
    <w:r w:rsidRPr="00C96FA7">
      <w:rPr>
        <w:noProof/>
      </w:rPr>
      <w:drawing>
        <wp:inline distT="0" distB="0" distL="0" distR="0" wp14:anchorId="0663C9CB" wp14:editId="3D4119A8">
          <wp:extent cx="2752725" cy="619125"/>
          <wp:effectExtent l="0" t="0" r="9525" b="9525"/>
          <wp:docPr id="61247038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70386" name="Picture 1" descr="A black text on a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2725" cy="6191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2553A"/>
    <w:multiLevelType w:val="hybridMultilevel"/>
    <w:tmpl w:val="C31826BA"/>
    <w:lvl w:ilvl="0" w:tplc="1D964420">
      <w:start w:val="1"/>
      <w:numFmt w:val="bullet"/>
      <w:lvlText w:val="●"/>
      <w:lvlJc w:val="left"/>
      <w:pPr>
        <w:ind w:left="720" w:hanging="360"/>
      </w:pPr>
    </w:lvl>
    <w:lvl w:ilvl="1" w:tplc="FE6AEB72">
      <w:start w:val="1"/>
      <w:numFmt w:val="bullet"/>
      <w:lvlText w:val="○"/>
      <w:lvlJc w:val="left"/>
      <w:pPr>
        <w:ind w:left="1440" w:hanging="360"/>
      </w:pPr>
    </w:lvl>
    <w:lvl w:ilvl="2" w:tplc="3CFAC988">
      <w:start w:val="1"/>
      <w:numFmt w:val="bullet"/>
      <w:lvlText w:val="■"/>
      <w:lvlJc w:val="left"/>
      <w:pPr>
        <w:ind w:left="2160" w:hanging="360"/>
      </w:pPr>
    </w:lvl>
    <w:lvl w:ilvl="3" w:tplc="016E4A5A">
      <w:start w:val="1"/>
      <w:numFmt w:val="bullet"/>
      <w:lvlText w:val="●"/>
      <w:lvlJc w:val="left"/>
      <w:pPr>
        <w:ind w:left="2880" w:hanging="360"/>
      </w:pPr>
    </w:lvl>
    <w:lvl w:ilvl="4" w:tplc="CE10F7DC">
      <w:start w:val="1"/>
      <w:numFmt w:val="bullet"/>
      <w:lvlText w:val="○"/>
      <w:lvlJc w:val="left"/>
      <w:pPr>
        <w:ind w:left="3600" w:hanging="360"/>
      </w:pPr>
    </w:lvl>
    <w:lvl w:ilvl="5" w:tplc="6D4673B6">
      <w:start w:val="1"/>
      <w:numFmt w:val="bullet"/>
      <w:lvlText w:val="■"/>
      <w:lvlJc w:val="left"/>
      <w:pPr>
        <w:ind w:left="4320" w:hanging="360"/>
      </w:pPr>
    </w:lvl>
    <w:lvl w:ilvl="6" w:tplc="8CB0C5EE">
      <w:start w:val="1"/>
      <w:numFmt w:val="bullet"/>
      <w:lvlText w:val="●"/>
      <w:lvlJc w:val="left"/>
      <w:pPr>
        <w:ind w:left="5040" w:hanging="360"/>
      </w:pPr>
    </w:lvl>
    <w:lvl w:ilvl="7" w:tplc="C53AFDE2">
      <w:start w:val="1"/>
      <w:numFmt w:val="bullet"/>
      <w:lvlText w:val="●"/>
      <w:lvlJc w:val="left"/>
      <w:pPr>
        <w:ind w:left="5760" w:hanging="360"/>
      </w:pPr>
    </w:lvl>
    <w:lvl w:ilvl="8" w:tplc="60A280B8">
      <w:start w:val="1"/>
      <w:numFmt w:val="bullet"/>
      <w:lvlText w:val="●"/>
      <w:lvlJc w:val="left"/>
      <w:pPr>
        <w:ind w:left="6480" w:hanging="360"/>
      </w:pPr>
    </w:lvl>
  </w:abstractNum>
  <w:num w:numId="1" w16cid:durableId="871649554">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emarie Burns (GCE)">
    <w15:presenceInfo w15:providerId="AD" w15:userId="S::Annemarie.Burns@gce.com::f1784f7c-0316-434a-bc1b-2a7d5797b5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D45"/>
    <w:rsid w:val="00034EB2"/>
    <w:rsid w:val="000B7974"/>
    <w:rsid w:val="001619C5"/>
    <w:rsid w:val="001A2058"/>
    <w:rsid w:val="001E5482"/>
    <w:rsid w:val="00226989"/>
    <w:rsid w:val="00240ED2"/>
    <w:rsid w:val="00241C8D"/>
    <w:rsid w:val="00247779"/>
    <w:rsid w:val="002C2AFE"/>
    <w:rsid w:val="002E6BA0"/>
    <w:rsid w:val="002F1E11"/>
    <w:rsid w:val="00320DE8"/>
    <w:rsid w:val="003C1681"/>
    <w:rsid w:val="003E5090"/>
    <w:rsid w:val="004A0E45"/>
    <w:rsid w:val="005A2A53"/>
    <w:rsid w:val="005D2EE6"/>
    <w:rsid w:val="00601243"/>
    <w:rsid w:val="006255F4"/>
    <w:rsid w:val="00694CEB"/>
    <w:rsid w:val="006A37F8"/>
    <w:rsid w:val="00780DDF"/>
    <w:rsid w:val="008175CA"/>
    <w:rsid w:val="00865297"/>
    <w:rsid w:val="008E1C28"/>
    <w:rsid w:val="00916D45"/>
    <w:rsid w:val="0094173F"/>
    <w:rsid w:val="00966E74"/>
    <w:rsid w:val="00994DF6"/>
    <w:rsid w:val="00A1195F"/>
    <w:rsid w:val="00A17170"/>
    <w:rsid w:val="00A41D65"/>
    <w:rsid w:val="00AE5F87"/>
    <w:rsid w:val="00AF393C"/>
    <w:rsid w:val="00B3392E"/>
    <w:rsid w:val="00BD631F"/>
    <w:rsid w:val="00BE47B8"/>
    <w:rsid w:val="00C20FA5"/>
    <w:rsid w:val="00C827C0"/>
    <w:rsid w:val="00CB0BF7"/>
    <w:rsid w:val="00CD3BE1"/>
    <w:rsid w:val="00D11A0C"/>
    <w:rsid w:val="00D241BC"/>
    <w:rsid w:val="00D73392"/>
    <w:rsid w:val="00E9259C"/>
    <w:rsid w:val="00E9646F"/>
    <w:rsid w:val="00F130C1"/>
    <w:rsid w:val="00F717C2"/>
    <w:rsid w:val="00FC2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F7E08"/>
  <w15:docId w15:val="{B0635501-3426-489C-BFA7-6AD989A98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4A0E45"/>
  </w:style>
  <w:style w:type="paragraph" w:styleId="Header">
    <w:name w:val="header"/>
    <w:basedOn w:val="Normal"/>
    <w:link w:val="HeaderChar"/>
    <w:uiPriority w:val="99"/>
    <w:unhideWhenUsed/>
    <w:rsid w:val="00320DE8"/>
    <w:pPr>
      <w:tabs>
        <w:tab w:val="center" w:pos="4680"/>
        <w:tab w:val="right" w:pos="9360"/>
      </w:tabs>
    </w:pPr>
  </w:style>
  <w:style w:type="character" w:customStyle="1" w:styleId="HeaderChar">
    <w:name w:val="Header Char"/>
    <w:basedOn w:val="DefaultParagraphFont"/>
    <w:link w:val="Header"/>
    <w:uiPriority w:val="99"/>
    <w:rsid w:val="00320DE8"/>
  </w:style>
  <w:style w:type="paragraph" w:styleId="Footer">
    <w:name w:val="footer"/>
    <w:basedOn w:val="Normal"/>
    <w:link w:val="FooterChar"/>
    <w:uiPriority w:val="99"/>
    <w:unhideWhenUsed/>
    <w:rsid w:val="00320DE8"/>
    <w:pPr>
      <w:tabs>
        <w:tab w:val="center" w:pos="4680"/>
        <w:tab w:val="right" w:pos="9360"/>
      </w:tabs>
    </w:pPr>
  </w:style>
  <w:style w:type="character" w:customStyle="1" w:styleId="FooterChar">
    <w:name w:val="Footer Char"/>
    <w:basedOn w:val="DefaultParagraphFont"/>
    <w:link w:val="Footer"/>
    <w:uiPriority w:val="99"/>
    <w:rsid w:val="00320DE8"/>
  </w:style>
  <w:style w:type="character" w:styleId="CommentReference">
    <w:name w:val="annotation reference"/>
    <w:uiPriority w:val="99"/>
    <w:semiHidden/>
    <w:rsid w:val="001A2058"/>
    <w:rPr>
      <w:rFonts w:cs="Times New Roman"/>
      <w:sz w:val="16"/>
      <w:szCs w:val="16"/>
    </w:rPr>
  </w:style>
  <w:style w:type="paragraph" w:styleId="CommentText">
    <w:name w:val="annotation text"/>
    <w:basedOn w:val="Normal"/>
    <w:link w:val="CommentTextChar"/>
    <w:uiPriority w:val="99"/>
    <w:unhideWhenUsed/>
    <w:rsid w:val="001A2058"/>
    <w:pPr>
      <w:spacing w:after="12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1A205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94DF6"/>
    <w:pPr>
      <w:spacing w:after="0"/>
    </w:pPr>
    <w:rPr>
      <w:rFonts w:ascii="Calibri" w:eastAsia="Calibri" w:hAnsi="Calibri" w:cs="Calibri"/>
      <w:b/>
      <w:bCs/>
    </w:rPr>
  </w:style>
  <w:style w:type="character" w:customStyle="1" w:styleId="CommentSubjectChar">
    <w:name w:val="Comment Subject Char"/>
    <w:basedOn w:val="CommentTextChar"/>
    <w:link w:val="CommentSubject"/>
    <w:uiPriority w:val="99"/>
    <w:semiHidden/>
    <w:rsid w:val="00994DF6"/>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2A2D19B44CEB84096BF732DE0C55A0F" ma:contentTypeVersion="2381" ma:contentTypeDescription="Create a new document." ma:contentTypeScope="" ma:versionID="60d70802ba3b2fd5fc57ef360dbea8e6">
  <xsd:schema xmlns:xsd="http://www.w3.org/2001/XMLSchema" xmlns:xs="http://www.w3.org/2001/XMLSchema" xmlns:p="http://schemas.microsoft.com/office/2006/metadata/properties" xmlns:ns1="http://schemas.microsoft.com/sharepoint/v3" xmlns:ns2="b3b59848-949a-4ed4-8036-feb011ce2b52" xmlns:ns3="37d47695-dda2-48a2-87bc-2a1f7ac7fedc" targetNamespace="http://schemas.microsoft.com/office/2006/metadata/properties" ma:root="true" ma:fieldsID="11b016fb20446eff80a72bef3d65e9bc" ns1:_="" ns2:_="" ns3:_="">
    <xsd:import namespace="http://schemas.microsoft.com/sharepoint/v3"/>
    <xsd:import namespace="b3b59848-949a-4ed4-8036-feb011ce2b52"/>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b59848-949a-4ed4-8036-feb011ce2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_Flow_SignoffStatus" ma:index="26" nillable="true" ma:displayName="Sign-off status" ma:internalName="Sign_x002d_off_x0020_status">
      <xsd:simpleType>
        <xsd:restriction base="dms:Text"/>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b3b59848-949a-4ed4-8036-feb011ce2b52">
      <Terms xmlns="http://schemas.microsoft.com/office/infopath/2007/PartnerControls"/>
    </lcf76f155ced4ddcb4097134ff3c332f>
    <_Flow_SignoffStatus xmlns="b3b59848-949a-4ed4-8036-feb011ce2b52" xsi:nil="true"/>
    <TaxCatchAll xmlns="37d47695-dda2-48a2-87bc-2a1f7ac7fedc" xsi:nil="true"/>
  </documentManagement>
</p:properties>
</file>

<file path=customXml/itemProps1.xml><?xml version="1.0" encoding="utf-8"?>
<ds:datastoreItem xmlns:ds="http://schemas.openxmlformats.org/officeDocument/2006/customXml" ds:itemID="{DBB48BA9-0164-4609-8380-8E7F0B6A431A}">
  <ds:schemaRefs>
    <ds:schemaRef ds:uri="http://schemas.microsoft.com/sharepoint/v3/contenttype/forms"/>
  </ds:schemaRefs>
</ds:datastoreItem>
</file>

<file path=customXml/itemProps2.xml><?xml version="1.0" encoding="utf-8"?>
<ds:datastoreItem xmlns:ds="http://schemas.openxmlformats.org/officeDocument/2006/customXml" ds:itemID="{0BF3C058-A9A4-4F5E-8ABD-CEAC9B196E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3b59848-949a-4ed4-8036-feb011ce2b52"/>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AA442F-4734-41D1-8E4C-0B7D70400463}">
  <ds:schemaRefs>
    <ds:schemaRef ds:uri="http://schemas.microsoft.com/office/2006/metadata/properties"/>
    <ds:schemaRef ds:uri="http://schemas.microsoft.com/office/infopath/2007/PartnerControls"/>
    <ds:schemaRef ds:uri="http://schemas.microsoft.com/sharepoint/v3"/>
    <ds:schemaRef ds:uri="b3b59848-949a-4ed4-8036-feb011ce2b52"/>
    <ds:schemaRef ds:uri="37d47695-dda2-48a2-87bc-2a1f7ac7fedc"/>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971</Words>
  <Characters>5535</Characters>
  <Application>Microsoft Office Word</Application>
  <DocSecurity>0</DocSecurity>
  <Lines>46</Lines>
  <Paragraphs>12</Paragraphs>
  <ScaleCrop>false</ScaleCrop>
  <Company>Grand Canyon Education</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 Basics and Feed-Forward Neural Networks — Rubric</dc:title>
  <dc:creator>Grand Canyon University — College of Engineering and Technology</dc:creator>
  <cp:lastModifiedBy>Annemarie Burns (GCE)</cp:lastModifiedBy>
  <cp:revision>39</cp:revision>
  <dcterms:created xsi:type="dcterms:W3CDTF">2026-05-27T05:35:00Z</dcterms:created>
  <dcterms:modified xsi:type="dcterms:W3CDTF">2026-08-14T20:06:00Z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0x01010022A2D19B44CEB84096BF732DE0C55A0F</vt:lpwstr>
  </property>
  <property fmtid="{D5CDD505-2E9C-101B-9397-08002B2CF9AE}" pid="3" name="MediaServiceImageTags">
    <vt:lpwstr/>
  </property>
</Properties>
</file>