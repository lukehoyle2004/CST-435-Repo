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1352" w14:textId="1DA6AA14" w:rsidR="008149ED" w:rsidRPr="00FA58F7" w:rsidRDefault="008149ED" w:rsidP="00FA58F7">
      <w:pPr>
        <w:tabs>
          <w:tab w:val="right" w:pos="10800"/>
        </w:tabs>
        <w:spacing w:after="240"/>
        <w:jc w:val="center"/>
        <w:rPr>
          <w:rFonts w:ascii="Times New Roman" w:eastAsiaTheme="minorHAnsi" w:hAnsi="Times New Roman" w:cstheme="minorBidi"/>
          <w:kern w:val="2"/>
          <w:sz w:val="40"/>
          <w:szCs w:val="40"/>
          <w14:ligatures w14:val="standardContextual"/>
        </w:rPr>
      </w:pPr>
      <w:r w:rsidRPr="00FA58F7">
        <w:rPr>
          <w:rFonts w:ascii="Times New Roman" w:eastAsiaTheme="minorHAnsi" w:hAnsi="Times New Roman" w:cstheme="minorBidi"/>
          <w:kern w:val="2"/>
          <w:sz w:val="40"/>
          <w:szCs w:val="40"/>
          <w14:ligatures w14:val="standardContextual"/>
        </w:rPr>
        <w:t>AIT-204</w:t>
      </w:r>
      <w:r w:rsidR="00FA58F7" w:rsidRPr="00FA58F7">
        <w:rPr>
          <w:rFonts w:ascii="Times New Roman" w:eastAsiaTheme="minorHAnsi" w:hAnsi="Times New Roman" w:cstheme="minorBidi"/>
          <w:kern w:val="2"/>
          <w:sz w:val="40"/>
          <w:szCs w:val="40"/>
          <w14:ligatures w14:val="standardContextual"/>
        </w:rPr>
        <w:t xml:space="preserve"> Topic 3 Rubric: </w:t>
      </w:r>
      <w:r w:rsidRPr="00FA58F7">
        <w:rPr>
          <w:rFonts w:ascii="Times New Roman" w:eastAsiaTheme="minorHAnsi" w:hAnsi="Times New Roman" w:cstheme="minorBidi"/>
          <w:kern w:val="2"/>
          <w:sz w:val="40"/>
          <w:szCs w:val="40"/>
          <w14:ligatures w14:val="standardContextual"/>
        </w:rPr>
        <w:t>CLC - Product 3: “See-Sense”: A Vision-Classification Service with Explanations</w:t>
      </w:r>
    </w:p>
    <w:p w14:paraId="6575F107" w14:textId="0AC99077" w:rsidR="00F45794" w:rsidRDefault="00F45794">
      <w:pPr>
        <w:tabs>
          <w:tab w:val="right" w:pos="10800"/>
        </w:tabs>
        <w:spacing w:after="24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6"/>
        <w:gridCol w:w="959"/>
        <w:gridCol w:w="2339"/>
        <w:gridCol w:w="2339"/>
        <w:gridCol w:w="2339"/>
        <w:gridCol w:w="2339"/>
        <w:gridCol w:w="2339"/>
      </w:tblGrid>
      <w:tr w:rsidR="008D7E22" w:rsidRPr="00FA58F7" w14:paraId="6575F10E" w14:textId="77777777" w:rsidTr="008D7E22"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08" w14:textId="19855853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750" w:type="dxa"/>
          </w:tcPr>
          <w:p w14:paraId="657E4012" w14:textId="3EECF3A8" w:rsidR="008D7E22" w:rsidRPr="00C63735" w:rsidRDefault="008D7E22" w:rsidP="008D7E22">
            <w:pPr>
              <w:spacing w:after="120"/>
              <w:rPr>
                <w:b/>
                <w:bCs/>
                <w:sz w:val="20"/>
                <w:szCs w:val="20"/>
              </w:rPr>
            </w:pPr>
            <w:r w:rsidRPr="00C63735">
              <w:rPr>
                <w:b/>
                <w:bCs/>
                <w:sz w:val="20"/>
                <w:szCs w:val="20"/>
              </w:rPr>
              <w:t xml:space="preserve">% </w:t>
            </w:r>
            <w:commentRangeStart w:id="0"/>
            <w:commentRangeStart w:id="19"/>
            <w:r w:rsidRPr="00C63735">
              <w:rPr>
                <w:b/>
                <w:bCs/>
                <w:sz w:val="20"/>
                <w:szCs w:val="20"/>
              </w:rPr>
              <w:t>Value</w:t>
            </w:r>
            <w:commentRangeEnd w:id="0"/>
            <w:r w:rsidR="00045E90" w:rsidRPr="00C63735">
              <w:rPr>
                <w:rStyle w:val="CommentReference"/>
                <w:b/>
                <w:bCs/>
                <w:sz w:val="20"/>
                <w:szCs w:val="20"/>
              </w:rPr>
              <w:commentReference w:id="0"/>
            </w:r>
            <w:commentRangeEnd w:id="19"/>
            <w:r>
              <w:rPr>
                <w:rStyle w:val="CommentReference"/>
              </w:rPr>
              <w:commentReference w:id="19"/>
            </w:r>
          </w:p>
        </w:tc>
        <w:tc>
          <w:tcPr>
            <w:tcW w:w="23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09" w14:textId="08833527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b/>
                <w:bCs/>
                <w:sz w:val="20"/>
                <w:szCs w:val="20"/>
              </w:rPr>
              <w:t>Unsatisfactory</w:t>
            </w:r>
          </w:p>
        </w:tc>
        <w:tc>
          <w:tcPr>
            <w:tcW w:w="23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0A" w14:textId="24119AFD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b/>
                <w:bCs/>
                <w:sz w:val="20"/>
                <w:szCs w:val="20"/>
              </w:rPr>
              <w:t>Insufficient</w:t>
            </w:r>
          </w:p>
        </w:tc>
        <w:tc>
          <w:tcPr>
            <w:tcW w:w="23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0B" w14:textId="19C3E6A3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b/>
                <w:bCs/>
                <w:sz w:val="20"/>
                <w:szCs w:val="20"/>
              </w:rPr>
              <w:t>Approaching</w:t>
            </w:r>
          </w:p>
        </w:tc>
        <w:tc>
          <w:tcPr>
            <w:tcW w:w="23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0C" w14:textId="6073AE28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b/>
                <w:bCs/>
                <w:sz w:val="20"/>
                <w:szCs w:val="20"/>
              </w:rPr>
              <w:t>Acceptable</w:t>
            </w:r>
          </w:p>
        </w:tc>
        <w:tc>
          <w:tcPr>
            <w:tcW w:w="2339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0D" w14:textId="49C08760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b/>
                <w:bCs/>
                <w:kern w:val="2"/>
                <w:sz w:val="20"/>
                <w:szCs w:val="20"/>
                <w14:ligatures w14:val="standardContextual"/>
              </w:rPr>
              <w:t>Target</w:t>
            </w:r>
          </w:p>
        </w:tc>
      </w:tr>
      <w:tr w:rsidR="008D7E22" w:rsidRPr="001C379B" w14:paraId="569A52AD" w14:textId="77777777" w:rsidTr="008D7E22">
        <w:tc>
          <w:tcPr>
            <w:tcW w:w="0" w:type="auto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DE798" w14:textId="2278EEB4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b/>
                <w:sz w:val="20"/>
                <w:szCs w:val="20"/>
              </w:rPr>
              <w:t>% Scaling</w:t>
            </w:r>
          </w:p>
        </w:tc>
        <w:tc>
          <w:tcPr>
            <w:tcW w:w="750" w:type="dxa"/>
            <w:tcBorders>
              <w:bottom w:val="single" w:sz="4" w:space="0" w:color="auto"/>
            </w:tcBorders>
          </w:tcPr>
          <w:p w14:paraId="0B90B233" w14:textId="77777777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</w:p>
        </w:tc>
        <w:tc>
          <w:tcPr>
            <w:tcW w:w="2339" w:type="dxa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A68FE" w14:textId="3796F90C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sz w:val="20"/>
                <w:szCs w:val="20"/>
              </w:rPr>
              <w:t>0%</w:t>
            </w:r>
          </w:p>
        </w:tc>
        <w:tc>
          <w:tcPr>
            <w:tcW w:w="2339" w:type="dxa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AA9A6" w14:textId="32F8D4AD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sz w:val="20"/>
                <w:szCs w:val="20"/>
              </w:rPr>
              <w:t>65%</w:t>
            </w:r>
          </w:p>
        </w:tc>
        <w:tc>
          <w:tcPr>
            <w:tcW w:w="2339" w:type="dxa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B02D3" w14:textId="5F2880EE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sz w:val="20"/>
                <w:szCs w:val="20"/>
              </w:rPr>
              <w:t>75%</w:t>
            </w:r>
          </w:p>
        </w:tc>
        <w:tc>
          <w:tcPr>
            <w:tcW w:w="2339" w:type="dxa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81100" w14:textId="034F0C86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sz w:val="20"/>
                <w:szCs w:val="20"/>
              </w:rPr>
              <w:t>85%</w:t>
            </w:r>
          </w:p>
        </w:tc>
        <w:tc>
          <w:tcPr>
            <w:tcW w:w="2339" w:type="dxa"/>
            <w:tcBorders>
              <w:bottom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80F742" w14:textId="6877E3B2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100%</w:t>
            </w:r>
          </w:p>
        </w:tc>
      </w:tr>
      <w:tr w:rsidR="008D7E22" w:rsidRPr="001C379B" w14:paraId="6575F11A" w14:textId="77777777" w:rsidTr="008D7E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0F" w14:textId="77777777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Convolution, Stride, Padding &amp; Receptive-Field Derivation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65829" w14:textId="77777777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1" w:author="Isac Artzi" w:date="2026-08-24T12:00:00Z">
              <w:r>
                <w:t xml:space="preserve">12%</w:t>
              </w:r>
            </w:ins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11" w14:textId="2CB65EFA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convolution, stride, padding and receptive-field derivation of the convolution operation and the receptive-field formula is missing.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13" w14:textId="31F2C036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 basic convolution, stride, padding and receptive-field derivation is provided with errors; receptive-field reasoning is absent or incorrect.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15" w14:textId="051930A9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convolution, stride, padding and receptive-field derivation is covered but the receptive-field formula for stacked convolutions lacks clarity.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17" w14:textId="73D34F5D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convolution, stride, padding and receptive-field derivation is clearly explained with correct stride/padding arithmetic and a worked receptive-field calculation.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19" w14:textId="2019147D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convolution, stride, padding and receptive-field derivation is rigorous, with a worked example for three stacked 3×3 kernels, a clean receptive-field formula, and a narrative connecting receptive field to model capacity.</w:t>
            </w:r>
          </w:p>
        </w:tc>
      </w:tr>
      <w:tr w:rsidR="008D7E22" w:rsidRPr="001C379B" w14:paraId="6575F126" w14:textId="77777777" w:rsidTr="008D7E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1B" w14:textId="77777777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Baseline vs. Improved CNN — Implementation &amp; Test Performance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93061" w14:textId="77777777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2" w:author="Isac Artzi" w:date="2026-08-24T12:00:00Z">
              <w:r>
                <w:t xml:space="preserve">12%</w:t>
              </w:r>
            </w:ins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1D" w14:textId="76DBF23E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del w:id="9009" w:author="Isac Artzi" w:date="2026-08-24T12:00:00Z">
              <w:r w:rsidRPr="00C63735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Neither baseline nor improved CNN is trained.</w:delText>
              </w:r>
            </w:del>
            <w:ins w:id="9010" w:author="Isac Artzi" w:date="2026-08-24T12:00:00Z">
              <w:r>
                <w:t xml:space="preserve">Neither the baseline nor the improved CNN is trained, or only one of the two is trained and no comparison is made.</w:t>
              </w:r>
            </w:ins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1F" w14:textId="77777777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commentRangeStart w:id="1"/>
            <w:commentRangeStart w:id="20"/>
            <w:del w:id="9011" w:author="Isac Artzi" w:date="2026-08-24T12:00:00Z">
              <w:r w:rsidRPr="00C63735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Only one model is trained; no controlled comparison is made.</w:delText>
              </w:r>
            </w:del>
            <w:commentRangeEnd w:id="1"/>
            <w:del w:id="9012" w:author="Isac Artzi" w:date="2026-08-24T12:00:00Z">
              <w:r w:rsidR="00755BB5" w:rsidRPr="00C63735">
                <w:rPr>
                  <w:rStyle w:val="CommentReference"/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commentReference w:id="1"/>
              </w:r>
              <w:commentRangeEnd w:id="20"/>
              <w:r>
                <w:rPr>
                  <w:rStyle w:val="CommentReference"/>
                </w:rPr>
                <w:commentReference w:id="20"/>
              </w:r>
            </w:del>
            <w:ins w:id="9013" w:author="Isac Artzi" w:date="2026-08-24T12:00:00Z">
              <w:r>
                <w:t xml:space="preserve">Both models are trained, but at least one fails to converge or has no test-set metrics reported.</w:t>
              </w:r>
            </w:ins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21" w14:textId="40E3DEBE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Both the baseline and improved CNN models are trained but training conditions are unequal and the comparison is unreliable.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23" w14:textId="152EC03E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Both the baseline and improved CNN models are trained under matched compute; test accuracy, loss curves, and a confusion matrix are reported for each.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25" w14:textId="7CC67F5C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Both the baseline and improved CNN models are trained with matched seeds and budgets; runs are persisted to </w:t>
            </w:r>
            <w:del w:id="2" w:author="Annemarie Burns (GCE)" w:date="2026-08-14T12:24:00Z" w16du:dateUtc="2026-08-14T19:24:00Z">
              <w:r w:rsidRPr="00C63735" w:rsidDel="00E81B6F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Supabase</w:delText>
              </w:r>
            </w:del>
            <w:ins w:id="3" w:author="Annemarie Burns (GCE)" w:date="2026-08-14T12:24:00Z" w16du:dateUtc="2026-08-14T19:24:00Z">
              <w:r w:rsidR="00E81B6F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>a database</w:t>
              </w:r>
            </w:ins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, headline numbers are sourced via SQL, and the improvement is decomposed by which technique </w:t>
            </w:r>
            <w:del w:id="4" w:author="Annemarie Burns (GCE)" w:date="2026-08-14T12:24:00Z" w16du:dateUtc="2026-08-14T19:24:00Z">
              <w:r w:rsidRPr="00C63735" w:rsidDel="00663934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(augmentation / batchnorm / dropout / scheduler / residual) </w:delText>
              </w:r>
            </w:del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contributed most.</w:t>
            </w:r>
          </w:p>
        </w:tc>
      </w:tr>
      <w:tr w:rsidR="008D7E22" w:rsidRPr="001C379B" w14:paraId="6575F132" w14:textId="77777777" w:rsidTr="008D7E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27" w14:textId="77777777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lastRenderedPageBreak/>
              <w:t>Grad-CAM Derivation &amp; Interpretation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1363E" w14:textId="77777777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3" w:author="Isac Artzi" w:date="2026-08-24T12:00:00Z">
              <w:r>
                <w:t xml:space="preserve">12%</w:t>
              </w:r>
            </w:ins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29" w14:textId="0E39B13D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No The Grad-CAM derivation and interpretation analysis is provided.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2B" w14:textId="1B194099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Grad-CAM The Grad-CAM derivation and interpretation is computed but the saliency maps are not interpreted.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2D" w14:textId="48C4AF0F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Grad-CAM derivation and interpretation is computed for a few examples but the discussion is shallow.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2F" w14:textId="1A60398B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Grad-CAM derivation and interpretation is computed for ≥5 correct and ≥5 incorrect examples with a clear interpretation.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31" w14:textId="510849C0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The Grad-CAM derivation and interpretation analysis is rigorous: derivation included, ≥5 correct + ≥5 incorrect overlays in </w:t>
            </w:r>
            <w:del w:id="5" w:author="Annemarie Burns (GCE)" w:date="2026-08-14T12:26:00Z" w16du:dateUtc="2026-08-14T19:26:00Z">
              <w:r w:rsidRPr="00C63735" w:rsidDel="001E1F84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Streamlit</w:delText>
              </w:r>
            </w:del>
            <w:ins w:id="6" w:author="Annemarie Burns (GCE)" w:date="2026-08-14T12:26:00Z" w16du:dateUtc="2026-08-14T19:26:00Z">
              <w:r w:rsidR="001E1F84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>the user-facing dashb</w:t>
              </w:r>
            </w:ins>
            <w:ins w:id="7" w:author="Annemarie Burns (GCE)" w:date="2026-08-14T12:27:00Z" w16du:dateUtc="2026-08-14T19:27:00Z">
              <w:r w:rsidR="001E1F84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>oard</w:t>
              </w:r>
            </w:ins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, and at least two failures argued from the saliency maps as dataset vs. model failures.</w:t>
            </w:r>
          </w:p>
        </w:tc>
      </w:tr>
      <w:tr w:rsidR="008D7E22" w:rsidRPr="001C379B" w14:paraId="6575F13E" w14:textId="77777777" w:rsidTr="008D7E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33" w14:textId="77777777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Augmentation, Regularization &amp; Scheduling Comparison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6807D" w14:textId="77777777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4" w:author="Isac Artzi" w:date="2026-08-24T12:00:00Z">
              <w:r>
                <w:t xml:space="preserve">12%</w:t>
              </w:r>
            </w:ins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35" w14:textId="47C8EA6F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No improvement techniques are applied.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37" w14:textId="77777777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One improvement technique is applied without analysis.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39" w14:textId="0DC8B5E5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Two improvement techniques are applied. Their individual contributions are not isolated.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3B" w14:textId="09090A69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Three or more improvement techniques are applied. The README briefly attributes which contributed most.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3D" w14:textId="0E96D7CE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Three or more improvement techniques are applied with controlled ablations, every run is persisted to the runs table, and the README/Streamlit ‘Compare Models’ tab shows the contribution of each technique.</w:t>
            </w:r>
          </w:p>
        </w:tc>
      </w:tr>
      <w:tr w:rsidR="008D7E22" w:rsidRPr="001C379B" w14:paraId="6575F14A" w14:textId="77777777" w:rsidTr="008D7E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3F" w14:textId="1843421A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Three-Cloud Deployment &amp; </w:t>
            </w:r>
            <w:del w:id="8" w:author="Annemarie Burns (GCE)" w:date="2026-08-14T12:30:00Z" w16du:dateUtc="2026-08-14T19:30:00Z">
              <w:r w:rsidRPr="00C63735" w:rsidDel="0076576B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Streamlit </w:delText>
              </w:r>
            </w:del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Tabs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0C1E0" w14:textId="77777777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5" w:author="Isac Artzi" w:date="2026-08-24T12:00:00Z">
              <w:r>
                <w:t xml:space="preserve">10%</w:t>
              </w:r>
            </w:ins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41" w14:textId="5E268629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Only one tier is deployed, or the required </w:t>
            </w:r>
            <w:del w:id="9" w:author="Annemarie Burns (GCE)" w:date="2026-08-14T12:30:00Z" w16du:dateUtc="2026-08-14T19:30:00Z">
              <w:r w:rsidRPr="00C63735" w:rsidDel="0076576B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Streamlit </w:delText>
              </w:r>
            </w:del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tabs are missing.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43" w14:textId="44630E02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Two tiers are deployed, but the upload-and-predict flow is broken.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45" w14:textId="3EF2D595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All three tiers are deployed but the ‘Recent Classifications’ tab does not query </w:t>
            </w:r>
            <w:del w:id="10" w:author="Annemarie Burns (GCE)" w:date="2026-08-14T12:30:00Z" w16du:dateUtc="2026-08-14T19:30:00Z">
              <w:r w:rsidRPr="00C63735" w:rsidDel="004E6A8E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Supabase</w:delText>
              </w:r>
            </w:del>
            <w:ins w:id="11" w:author="Annemarie Burns (GCE)" w:date="2026-08-14T12:30:00Z" w16du:dateUtc="2026-08-14T19:30:00Z">
              <w:r w:rsidR="004E6A8E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>a database</w:t>
              </w:r>
            </w:ins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47" w14:textId="3AB7D32C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All three tiers are deployed. The required </w:t>
            </w:r>
            <w:del w:id="12" w:author="Annemarie Burns (GCE)" w:date="2026-08-14T12:29:00Z" w16du:dateUtc="2026-08-14T19:29:00Z">
              <w:r w:rsidRPr="00C63735" w:rsidDel="0086150E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Streamlit </w:delText>
              </w:r>
            </w:del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tabs </w:t>
            </w:r>
            <w:del w:id="13" w:author="Annemarie Burns (GCE)" w:date="2026-08-14T12:29:00Z" w16du:dateUtc="2026-08-14T19:29:00Z">
              <w:r w:rsidRPr="00C63735" w:rsidDel="004E6A8E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>(</w:delText>
              </w:r>
              <w:r w:rsidRPr="00C63735" w:rsidDel="0086150E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Concepts, Try It, Compare Models, Recent Classifications, Model Card) </w:delText>
              </w:r>
            </w:del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work end to end.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49" w14:textId="4A6947F2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All three tiers are deployed with clean separation, no raw images persisted (only hashes). Recent Classifications are powered by a </w:t>
            </w:r>
            <w:del w:id="14" w:author="Annemarie Burns (GCE)" w:date="2026-08-14T12:28:00Z" w16du:dateUtc="2026-08-14T19:28:00Z">
              <w:r w:rsidRPr="00C63735" w:rsidDel="00BA3B3E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Supabase </w:delText>
              </w:r>
            </w:del>
            <w:ins w:id="15" w:author="Annemarie Burns (GCE)" w:date="2026-08-14T12:28:00Z" w16du:dateUtc="2026-08-14T19:28:00Z">
              <w:r w:rsidR="00BA3B3E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t xml:space="preserve">database </w:t>
              </w:r>
            </w:ins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anon-key query with a class-distribution histogram, and the README includes an architecture diagram.</w:t>
            </w:r>
          </w:p>
        </w:tc>
      </w:tr>
      <w:tr w:rsidR="008D7E22" w:rsidRPr="001C379B" w14:paraId="6575F156" w14:textId="77777777" w:rsidTr="008D7E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4B" w14:textId="77777777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Code Execution and Functionality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16297" w14:textId="77777777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6" w:author="Isac Artzi" w:date="2026-08-24T12:00:00Z">
              <w:r>
                <w:t xml:space="preserve">10%</w:t>
              </w:r>
            </w:ins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4D" w14:textId="10D85429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code does not execute or fails most tests.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4F" w14:textId="6417068B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code executes with frequent issues; required tests are missing.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51" w14:textId="58092F0F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The code executes with some issues; tests cover </w:t>
            </w: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lastRenderedPageBreak/>
              <w:t>only the multipart upload smoke test.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53" w14:textId="0D27F44F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lastRenderedPageBreak/>
              <w:t xml:space="preserve">The code executes with minimal issues; all required pytest tests pass </w:t>
            </w:r>
            <w:del w:id="16" w:author="Annemarie Burns (GCE)" w:date="2026-08-14T12:30:00Z" w16du:dateUtc="2026-08-14T19:30:00Z">
              <w:r w:rsidRPr="00C63735" w:rsidDel="0076576B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lastRenderedPageBreak/>
                <w:delText>(multipart upload, Grad-CAM shape, regression, Supabase round-trip).</w:delText>
              </w:r>
            </w:del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55" w14:textId="3D91FF41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lastRenderedPageBreak/>
              <w:t xml:space="preserve">The code executes flawlessly; CI is green on every push; tests exercise </w:t>
            </w: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lastRenderedPageBreak/>
              <w:t xml:space="preserve">both happy-path and a Supabase-outage path; the </w:t>
            </w:r>
            <w:del w:id="17" w:author="Annemarie Burns (GCE)" w:date="2026-08-14T12:30:00Z" w16du:dateUtc="2026-08-14T19:30:00Z">
              <w:r w:rsidRPr="00C63735" w:rsidDel="0076576B">
                <w:rPr>
                  <w:rFonts w:ascii="Times New Roman" w:eastAsiaTheme="minorHAnsi" w:hAnsi="Times New Roman" w:cstheme="minorBidi"/>
                  <w:kern w:val="2"/>
                  <w:sz w:val="20"/>
                  <w:szCs w:val="20"/>
                  <w14:ligatures w14:val="standardContextual"/>
                </w:rPr>
                <w:delText xml:space="preserve">Streamlit </w:delText>
              </w:r>
            </w:del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app degrades gracefully on cold start.</w:t>
            </w:r>
          </w:p>
        </w:tc>
      </w:tr>
      <w:tr w:rsidR="008D7E22" w:rsidRPr="001C379B" w14:paraId="6575F162" w14:textId="77777777" w:rsidTr="008D7E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57" w14:textId="0A240120" w:rsidR="008D7E22" w:rsidRPr="00C63735" w:rsidRDefault="00FA58F7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lastRenderedPageBreak/>
              <w:t>Professional Documentation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0C4E3" w14:textId="77777777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7" w:author="Isac Artzi" w:date="2026-08-24T12:00:00Z">
              <w:r>
                <w:t xml:space="preserve">8%</w:t>
              </w:r>
            </w:ins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59" w14:textId="3D094249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documentation is missing.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5B" w14:textId="45A73408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documentation is incomplete and deployment URLs are not linked.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5D" w14:textId="441DE4C1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documentation covers the basics but the data-handling story is missing.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5F" w14:textId="7E770E30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documentation is detailed, including a product pitch, three deployment URLs, model card, and a ‘Data persisted / not persisted’ section are present.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61" w14:textId="21CBE9BC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The documentation is comprehensive, including a product pitch, three deployment URLs, model card, dataset card, an architecture diagram, and an explicit justification for not persisting raw images. If submitted as a team, the documentation also includes a per-member individual-contribution statement and a per-member video-walkthrough link.</w:t>
            </w:r>
          </w:p>
        </w:tc>
      </w:tr>
      <w:tr w:rsidR="00246899" w:rsidRPr="001C379B" w14:paraId="1616AD1D" w14:textId="77777777" w:rsidTr="008D7E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FD64B" w14:textId="60368010" w:rsidR="00246899" w:rsidRPr="00C63735" w:rsidDel="00FA58F7" w:rsidRDefault="00246899" w:rsidP="00246899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b/>
                <w:sz w:val="20"/>
                <w:szCs w:val="20"/>
              </w:rPr>
              <w:t>Participation and Contribution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CB2EA" w14:textId="25DBCCB1" w:rsidR="00246899" w:rsidRPr="00C63735" w:rsidRDefault="00246899" w:rsidP="00246899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sz w:val="20"/>
                <w:szCs w:val="20"/>
              </w:rPr>
              <w:t>16%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8B9A3" w14:textId="7C4864D5" w:rsidR="00246899" w:rsidRPr="00C63735" w:rsidRDefault="00246899" w:rsidP="00246899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sz w:val="20"/>
                <w:szCs w:val="20"/>
              </w:rPr>
              <w:t>Participation is evident but insufficient, with limited follow-through, uneven contribution, or preventable gaps that reduce overall product quality.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67B02" w14:textId="00514AF9" w:rsidR="00246899" w:rsidRPr="00C63735" w:rsidRDefault="00246899" w:rsidP="00246899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sz w:val="20"/>
                <w:szCs w:val="20"/>
              </w:rPr>
              <w:t>Participation demonstrates minimal contribution, with inconsistent follow-through or limited evidence of sustained engagement in required work.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9B892" w14:textId="49B5F538" w:rsidR="00246899" w:rsidRPr="00C63735" w:rsidRDefault="00246899" w:rsidP="00246899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sz w:val="20"/>
                <w:szCs w:val="20"/>
              </w:rPr>
              <w:t>Participation demonstrates partial contribution, with most required work completed but uneven effort, timeliness, or ownership.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FA7F67" w14:textId="648D391D" w:rsidR="00246899" w:rsidRPr="00C63735" w:rsidRDefault="00246899" w:rsidP="00246899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sz w:val="20"/>
                <w:szCs w:val="20"/>
              </w:rPr>
              <w:t>Participation demonstrates clear contribution, with required work completed and communicated, but minor gaps in consistency, initiative, or follow-through.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6408A" w14:textId="18D4F89C" w:rsidR="00246899" w:rsidRPr="00C63735" w:rsidRDefault="00246899" w:rsidP="00246899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sz w:val="20"/>
                <w:szCs w:val="20"/>
              </w:rPr>
              <w:t>Participation consistently demonstrates strong ownership, timely follow-through, and meaningful contribution to all required work as an individual or as part of a team.</w:t>
            </w:r>
          </w:p>
        </w:tc>
      </w:tr>
      <w:tr w:rsidR="008D7E22" w:rsidRPr="001C379B" w14:paraId="6575F16E" w14:textId="77777777" w:rsidTr="008D7E2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FAF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63" w14:textId="77777777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Ethical Consideration (Deployment Harms &amp; Safeguards)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B8564" w14:textId="77777777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ins w:id="9008" w:author="Isac Artzi" w:date="2026-08-24T12:00:00Z">
              <w:r>
                <w:t xml:space="preserve">8%</w:t>
              </w:r>
            </w:ins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65" w14:textId="72C322D0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 discussion of ethical considerations and worldview reflection are missing.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67" w14:textId="5D1AD659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Basic ethical considerations of harms are mentioned but lack depth. A worldview reflection is present but lacks depth or is missing.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69" w14:textId="39E631D5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 realistic discussion of harms are identified but the safeguards are vague. A worldview reflection is present but lacks depth or is missing.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6B" w14:textId="05084CE9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A discussion of harms in a named deployment context, two named safeguards, and a worldview reflection is present.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5F16D" w14:textId="598FB891" w:rsidR="008D7E22" w:rsidRPr="00C63735" w:rsidRDefault="008D7E22" w:rsidP="008D7E22">
            <w:pPr>
              <w:spacing w:after="120"/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</w:pP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 xml:space="preserve">A comprehensive discussion naming two realistic deployment contexts, two technical safeguards, two governance safeguards, an explicit ‘what we </w:t>
            </w:r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lastRenderedPageBreak/>
              <w:t xml:space="preserve">deliberately did NOT log’ statement, and a </w:t>
            </w:r>
            <w:commentRangeStart w:id="18"/>
            <w:commentRangeStart w:id="21"/>
            <w:r w:rsidRPr="00C63735">
              <w:rPr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t>Christian-worldview reflection on responsible disclosure is present.</w:t>
            </w:r>
            <w:commentRangeEnd w:id="18"/>
            <w:r w:rsidR="00CE2F64" w:rsidRPr="00C63735">
              <w:rPr>
                <w:rStyle w:val="CommentReference"/>
                <w:rFonts w:ascii="Times New Roman" w:eastAsiaTheme="minorHAnsi" w:hAnsi="Times New Roman" w:cstheme="minorBidi"/>
                <w:kern w:val="2"/>
                <w:sz w:val="20"/>
                <w:szCs w:val="20"/>
                <w14:ligatures w14:val="standardContextual"/>
              </w:rPr>
              <w:commentReference w:id="18"/>
            </w:r>
            <w:commentRangeEnd w:id="21"/>
            <w:r>
              <w:rPr>
                <w:rStyle w:val="CommentReference"/>
              </w:rPr>
              <w:commentReference w:id="21"/>
            </w:r>
          </w:p>
        </w:tc>
      </w:tr>
    </w:tbl>
    <w:p w14:paraId="6575F16F" w14:textId="77777777" w:rsidR="00A253EB" w:rsidRPr="001C379B" w:rsidRDefault="00A253EB" w:rsidP="001C379B">
      <w:pPr>
        <w:spacing w:after="120"/>
        <w:rPr>
          <w:rFonts w:ascii="Times New Roman" w:eastAsiaTheme="minorHAnsi" w:hAnsi="Times New Roman" w:cstheme="minorBidi"/>
          <w:kern w:val="2"/>
          <w:sz w:val="24"/>
          <w:szCs w:val="22"/>
          <w14:ligatures w14:val="standardContextual"/>
        </w:rPr>
      </w:pPr>
    </w:p>
    <w:sectPr w:rsidR="00A253EB" w:rsidRPr="001C379B" w:rsidSect="00FB3567">
      <w:headerReference w:type="default" r:id="rId14"/>
      <w:footerReference w:type="default" r:id="rId15"/>
      <w:pgSz w:w="15840" w:h="12240" w:orient="landscape"/>
      <w:pgMar w:top="720" w:right="720" w:bottom="720" w:left="72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nnemarie Burns (GCE)" w:date="2026-08-14T12:26:00Z" w:initials="AB">
    <w:p w14:paraId="6755F0E7" w14:textId="322B9ADA" w:rsidR="00045E90" w:rsidRDefault="00045E90">
      <w:pPr>
        <w:pStyle w:val="CommentText"/>
      </w:pPr>
      <w:r>
        <w:rPr>
          <w:rStyle w:val="CommentReference"/>
        </w:rPr>
        <w:annotationRef/>
      </w:r>
      <w:r>
        <w:t>Percentages are missing</w:t>
      </w:r>
    </w:p>
  </w:comment>
  <w:comment w:id="1" w:author="Annemarie Burns (GCE)" w:date="2026-08-14T12:23:00Z" w:initials="AB">
    <w:p w14:paraId="3309C40E" w14:textId="75F6A880" w:rsidR="00755BB5" w:rsidRDefault="00755BB5">
      <w:pPr>
        <w:pStyle w:val="CommentText"/>
      </w:pPr>
      <w:r>
        <w:rPr>
          <w:rStyle w:val="CommentReference"/>
        </w:rPr>
        <w:annotationRef/>
      </w:r>
      <w:r>
        <w:t>I think rob would consider this a zero, we may want to think about increasing the rigor for this column</w:t>
      </w:r>
    </w:p>
  </w:comment>
  <w:comment w:id="18" w:author="Annemarie Burns (GCE)" w:date="2026-08-14T13:08:00Z" w:initials="AB">
    <w:p w14:paraId="6F6347FB" w14:textId="77777777" w:rsidR="00CE2F64" w:rsidRDefault="00CE2F64">
      <w:pPr>
        <w:pStyle w:val="CommentText"/>
      </w:pPr>
      <w:r>
        <w:rPr>
          <w:rStyle w:val="CommentReference"/>
        </w:rPr>
        <w:annotationRef/>
      </w:r>
      <w:r>
        <w:t>Not in assignment language</w:t>
      </w:r>
    </w:p>
    <w:p w14:paraId="5CA3138F" w14:textId="638B0AE9" w:rsidR="00CE2F64" w:rsidRDefault="00CE2F64">
      <w:pPr>
        <w:pStyle w:val="CommentText"/>
      </w:pPr>
    </w:p>
  </w:comment>
  <w:comment w:id="19" w:author="Isac Artzi" w:date="2026-08-24T12:00:00Z" w:initials="IA">
    <w:p w14:paraId="DDA89E96" w14:textId="9A27289F">
      <w:pPr>
        <w:pStyle w:val="CommentText"/>
      </w:pPr>
      <w:r>
        <w:rPr>
          <w:rStyle w:val="CommentReference"/>
        </w:rPr>
        <w:annotationRef/>
      </w:r>
      <w:r>
        <w:t xml:space="preserve">Added. Rows 2-5 carry 12% each, the deployment criterion and Code Execution 10% each, Documentation and Ethical Consideration 8% each, Participation stays at 16%. Same scheme across all seven rubrics.</w:t>
      </w:r>
    </w:p>
  </w:comment>
  <w:comment w:id="20" w:author="Isac Artzi" w:date="2026-08-24T12:00:00Z" w:initials="IA">
    <w:p w14:paraId="9F76F45F" w14:textId="EBCE5BF0">
      <w:pPr>
        <w:pStyle w:val="CommentText"/>
      </w:pPr>
      <w:r>
        <w:rPr>
          <w:rStyle w:val="CommentReference"/>
        </w:rPr>
        <w:annotationRef/>
      </w:r>
      <w:r>
        <w:t xml:space="preserve">Agreed — one model trained is a zero. Moved it into Unsatisfactory. The 65% column now requires both models trained, with at least one failing to converge or missing test metrics.</w:t>
      </w:r>
    </w:p>
  </w:comment>
  <w:comment w:id="21" w:author="Isac Artzi" w:date="2026-08-24T12:00:00Z" w:initials="IA">
    <w:p w14:paraId="F3DCDBBD" w14:textId="45FAD725">
      <w:pPr>
        <w:pStyle w:val="CommentText"/>
      </w:pPr>
      <w:r>
        <w:rPr>
          <w:rStyle w:val="CommentReference"/>
        </w:rPr>
        <w:annotationRef/>
      </w:r>
      <w:r>
        <w:t xml:space="preserve">Same answer as Topic 2: added to the assignment. The Topic 3 Ethical Reflection now carries a Worldview Reflection with Genesis 1:27.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755F0E7" w15:done="0"/>
  <w15:commentEx w15:paraId="3309C40E" w15:done="0"/>
  <w15:commentEx w15:paraId="5CA3138F" w15:done="0"/>
  <w15:commentEx w15:paraId="DDA89E96" w15:paraIdParent="6755F0E7" w15:done="0"/>
  <w15:commentEx w15:paraId="9F76F45F" w15:paraIdParent="3309C40E" w15:done="0"/>
  <w15:commentEx w15:paraId="F3DCDBBD" w15:paraIdParent="5CA3138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B498FF" w16cex:dateUtc="2026-08-14T19:26:00Z"/>
  <w16cex:commentExtensible w16cex:durableId="7F395F81" w16cex:dateUtc="2026-08-14T19:23:00Z"/>
  <w16cex:commentExtensible w16cex:durableId="5BE013C3" w16cex:dateUtc="2026-08-14T20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755F0E7" w16cid:durableId="0EB498FF"/>
  <w16cid:commentId w16cid:paraId="3309C40E" w16cid:durableId="7F395F81"/>
  <w16cid:commentId w16cid:paraId="5CA3138F" w16cid:durableId="5BE013C3"/>
  <w16cid:commentId w16cid:paraId="DDA89E96" w16cid:durableId="ED5166A6"/>
  <w16cid:commentId w16cid:paraId="9F76F45F" w16cid:durableId="FFF60430"/>
  <w16cid:commentId w16cid:paraId="F3DCDBBD" w16cid:durableId="4530464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51C99" w14:textId="77777777" w:rsidR="004D1DD3" w:rsidRDefault="004D1DD3">
      <w:r>
        <w:separator/>
      </w:r>
    </w:p>
  </w:endnote>
  <w:endnote w:type="continuationSeparator" w:id="0">
    <w:p w14:paraId="23D6DE27" w14:textId="77777777" w:rsidR="004D1DD3" w:rsidRDefault="004D1D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5F16F" w14:textId="77777777" w:rsidR="00F45794" w:rsidRDefault="00A253EB">
    <w:pPr>
      <w:jc w:val="center"/>
    </w:pPr>
    <w:r>
      <w:rPr>
        <w:color w:val="888888"/>
        <w:sz w:val="16"/>
        <w:szCs w:val="16"/>
      </w:rPr>
      <w:t>© 2026. Grand Canyon University.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4C144" w14:textId="77777777" w:rsidR="004D1DD3" w:rsidRDefault="004D1DD3">
      <w:r>
        <w:separator/>
      </w:r>
    </w:p>
  </w:footnote>
  <w:footnote w:type="continuationSeparator" w:id="0">
    <w:p w14:paraId="3448FAAB" w14:textId="77777777" w:rsidR="004D1DD3" w:rsidRDefault="004D1D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67F37" w14:textId="3F2214CC" w:rsidR="00821217" w:rsidRDefault="00821217" w:rsidP="00821217">
    <w:pPr>
      <w:pStyle w:val="Header"/>
    </w:pPr>
    <w:r w:rsidRPr="00C96FA7">
      <w:rPr>
        <w:noProof/>
      </w:rPr>
      <w:drawing>
        <wp:inline distT="0" distB="0" distL="0" distR="0" wp14:anchorId="5B6E065A" wp14:editId="2E885498">
          <wp:extent cx="2752725" cy="619125"/>
          <wp:effectExtent l="0" t="0" r="9525" b="9525"/>
          <wp:docPr id="1497034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2725" cy="619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90CEAD" w14:textId="77777777" w:rsidR="00821217" w:rsidRDefault="008212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AB0CE9"/>
    <w:multiLevelType w:val="hybridMultilevel"/>
    <w:tmpl w:val="4B4E454E"/>
    <w:lvl w:ilvl="0" w:tplc="12CECF0C">
      <w:start w:val="1"/>
      <w:numFmt w:val="bullet"/>
      <w:lvlText w:val="●"/>
      <w:lvlJc w:val="left"/>
      <w:pPr>
        <w:ind w:left="720" w:hanging="360"/>
      </w:pPr>
    </w:lvl>
    <w:lvl w:ilvl="1" w:tplc="81B6A380">
      <w:start w:val="1"/>
      <w:numFmt w:val="bullet"/>
      <w:lvlText w:val="○"/>
      <w:lvlJc w:val="left"/>
      <w:pPr>
        <w:ind w:left="1440" w:hanging="360"/>
      </w:pPr>
    </w:lvl>
    <w:lvl w:ilvl="2" w:tplc="168A0F06">
      <w:start w:val="1"/>
      <w:numFmt w:val="bullet"/>
      <w:lvlText w:val="■"/>
      <w:lvlJc w:val="left"/>
      <w:pPr>
        <w:ind w:left="2160" w:hanging="360"/>
      </w:pPr>
    </w:lvl>
    <w:lvl w:ilvl="3" w:tplc="B32E68B4">
      <w:start w:val="1"/>
      <w:numFmt w:val="bullet"/>
      <w:lvlText w:val="●"/>
      <w:lvlJc w:val="left"/>
      <w:pPr>
        <w:ind w:left="2880" w:hanging="360"/>
      </w:pPr>
    </w:lvl>
    <w:lvl w:ilvl="4" w:tplc="3FF60D92">
      <w:start w:val="1"/>
      <w:numFmt w:val="bullet"/>
      <w:lvlText w:val="○"/>
      <w:lvlJc w:val="left"/>
      <w:pPr>
        <w:ind w:left="3600" w:hanging="360"/>
      </w:pPr>
    </w:lvl>
    <w:lvl w:ilvl="5" w:tplc="EDB8293C">
      <w:start w:val="1"/>
      <w:numFmt w:val="bullet"/>
      <w:lvlText w:val="■"/>
      <w:lvlJc w:val="left"/>
      <w:pPr>
        <w:ind w:left="4320" w:hanging="360"/>
      </w:pPr>
    </w:lvl>
    <w:lvl w:ilvl="6" w:tplc="53A69094">
      <w:start w:val="1"/>
      <w:numFmt w:val="bullet"/>
      <w:lvlText w:val="●"/>
      <w:lvlJc w:val="left"/>
      <w:pPr>
        <w:ind w:left="5040" w:hanging="360"/>
      </w:pPr>
    </w:lvl>
    <w:lvl w:ilvl="7" w:tplc="144E33D2">
      <w:start w:val="1"/>
      <w:numFmt w:val="bullet"/>
      <w:lvlText w:val="●"/>
      <w:lvlJc w:val="left"/>
      <w:pPr>
        <w:ind w:left="5760" w:hanging="360"/>
      </w:pPr>
    </w:lvl>
    <w:lvl w:ilvl="8" w:tplc="591AD184">
      <w:start w:val="1"/>
      <w:numFmt w:val="bullet"/>
      <w:lvlText w:val="●"/>
      <w:lvlJc w:val="left"/>
      <w:pPr>
        <w:ind w:left="6480" w:hanging="360"/>
      </w:pPr>
    </w:lvl>
  </w:abstractNum>
  <w:num w:numId="1" w16cid:durableId="1686320527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emarie Burns (GCE)">
    <w15:presenceInfo w15:providerId="AD" w15:userId="S::Annemarie.Burns@gce.com::f1784f7c-0316-434a-bc1b-2a7d5797b53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794"/>
    <w:rsid w:val="00001062"/>
    <w:rsid w:val="00045E90"/>
    <w:rsid w:val="00080037"/>
    <w:rsid w:val="001219F0"/>
    <w:rsid w:val="001250C9"/>
    <w:rsid w:val="00141B81"/>
    <w:rsid w:val="001C379B"/>
    <w:rsid w:val="001D2C91"/>
    <w:rsid w:val="001E1F84"/>
    <w:rsid w:val="001E6AB4"/>
    <w:rsid w:val="00246899"/>
    <w:rsid w:val="002E6BA0"/>
    <w:rsid w:val="00351FB8"/>
    <w:rsid w:val="00443E88"/>
    <w:rsid w:val="0045065E"/>
    <w:rsid w:val="004D1DD3"/>
    <w:rsid w:val="004E497B"/>
    <w:rsid w:val="004E6A8E"/>
    <w:rsid w:val="00632EB0"/>
    <w:rsid w:val="00663934"/>
    <w:rsid w:val="006A37F8"/>
    <w:rsid w:val="00755BB5"/>
    <w:rsid w:val="0076576B"/>
    <w:rsid w:val="008149ED"/>
    <w:rsid w:val="008170E7"/>
    <w:rsid w:val="00821217"/>
    <w:rsid w:val="0086150E"/>
    <w:rsid w:val="008770FE"/>
    <w:rsid w:val="00881A0F"/>
    <w:rsid w:val="008D7E22"/>
    <w:rsid w:val="008E178A"/>
    <w:rsid w:val="008F7589"/>
    <w:rsid w:val="009B5ED0"/>
    <w:rsid w:val="009E5CDD"/>
    <w:rsid w:val="00A253EB"/>
    <w:rsid w:val="00AF393C"/>
    <w:rsid w:val="00BA3B3E"/>
    <w:rsid w:val="00BB34F9"/>
    <w:rsid w:val="00C274D4"/>
    <w:rsid w:val="00C3657E"/>
    <w:rsid w:val="00C63735"/>
    <w:rsid w:val="00CE2F64"/>
    <w:rsid w:val="00D11BE6"/>
    <w:rsid w:val="00E81B6F"/>
    <w:rsid w:val="00F45794"/>
    <w:rsid w:val="00F86209"/>
    <w:rsid w:val="00FA58F7"/>
    <w:rsid w:val="00FB2E65"/>
    <w:rsid w:val="00FB3567"/>
    <w:rsid w:val="00FF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5F107"/>
  <w15:docId w15:val="{E5FC2B1D-F72C-45C3-836F-54AECA305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nhideWhenUsed/>
    <w:rsid w:val="008212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217"/>
  </w:style>
  <w:style w:type="paragraph" w:styleId="Footer">
    <w:name w:val="footer"/>
    <w:basedOn w:val="Normal"/>
    <w:link w:val="FooterChar"/>
    <w:uiPriority w:val="99"/>
    <w:unhideWhenUsed/>
    <w:rsid w:val="008212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217"/>
  </w:style>
  <w:style w:type="paragraph" w:styleId="Revision">
    <w:name w:val="Revision"/>
    <w:hidden/>
    <w:uiPriority w:val="99"/>
    <w:semiHidden/>
    <w:rsid w:val="00821217"/>
  </w:style>
  <w:style w:type="character" w:styleId="CommentReference">
    <w:name w:val="annotation reference"/>
    <w:basedOn w:val="DefaultParagraphFont"/>
    <w:uiPriority w:val="99"/>
    <w:semiHidden/>
    <w:unhideWhenUsed/>
    <w:rsid w:val="004E497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E497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E49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49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497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A2D19B44CEB84096BF732DE0C55A0F" ma:contentTypeVersion="2381" ma:contentTypeDescription="Create a new document." ma:contentTypeScope="" ma:versionID="60d70802ba3b2fd5fc57ef360dbea8e6">
  <xsd:schema xmlns:xsd="http://www.w3.org/2001/XMLSchema" xmlns:xs="http://www.w3.org/2001/XMLSchema" xmlns:p="http://schemas.microsoft.com/office/2006/metadata/properties" xmlns:ns1="http://schemas.microsoft.com/sharepoint/v3" xmlns:ns2="b3b59848-949a-4ed4-8036-feb011ce2b52" xmlns:ns3="37d47695-dda2-48a2-87bc-2a1f7ac7fedc" targetNamespace="http://schemas.microsoft.com/office/2006/metadata/properties" ma:root="true" ma:fieldsID="11b016fb20446eff80a72bef3d65e9bc" ns1:_="" ns2:_="" ns3:_="">
    <xsd:import namespace="http://schemas.microsoft.com/sharepoint/v3"/>
    <xsd:import namespace="b3b59848-949a-4ed4-8036-feb011ce2b52"/>
    <xsd:import namespace="37d47695-dda2-48a2-87bc-2a1f7ac7fe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b59848-949a-4ed4-8036-feb011ce2b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6f79346d-4f46-4bf1-b4df-486c6d391f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6" nillable="true" ma:displayName="Sign-off status" ma:internalName="Sign_x002d_off_x0020_status">
      <xsd:simpleType>
        <xsd:restriction base="dms:Text"/>
      </xsd:simple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d47695-dda2-48a2-87bc-2a1f7ac7fedc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ebea8f4f-161d-469c-9cf2-f7071433846c}" ma:internalName="TaxCatchAll" ma:showField="CatchAllData" ma:web="37d47695-dda2-48a2-87bc-2a1f7ac7fed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b3b59848-949a-4ed4-8036-feb011ce2b52">
      <Terms xmlns="http://schemas.microsoft.com/office/infopath/2007/PartnerControls"/>
    </lcf76f155ced4ddcb4097134ff3c332f>
    <_Flow_SignoffStatus xmlns="b3b59848-949a-4ed4-8036-feb011ce2b52" xsi:nil="true"/>
    <TaxCatchAll xmlns="37d47695-dda2-48a2-87bc-2a1f7ac7fedc" xsi:nil="true"/>
  </documentManagement>
</p:properties>
</file>

<file path=customXml/itemProps1.xml><?xml version="1.0" encoding="utf-8"?>
<ds:datastoreItem xmlns:ds="http://schemas.openxmlformats.org/officeDocument/2006/customXml" ds:itemID="{BEFC1D1F-6218-4061-987A-BCBAA752D5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b3b59848-949a-4ed4-8036-feb011ce2b52"/>
    <ds:schemaRef ds:uri="37d47695-dda2-48a2-87bc-2a1f7ac7fe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29ACB80-0612-469B-92B1-2013D7CFB4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0DB9E59-2222-4542-9A02-7572E741E66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b3b59848-949a-4ed4-8036-feb011ce2b52"/>
    <ds:schemaRef ds:uri="37d47695-dda2-48a2-87bc-2a1f7ac7fed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978</Words>
  <Characters>5578</Characters>
  <Application>Microsoft Office Word</Application>
  <DocSecurity>0</DocSecurity>
  <Lines>46</Lines>
  <Paragraphs>13</Paragraphs>
  <ScaleCrop>false</ScaleCrop>
  <Company>Grand Canyon Education</Company>
  <LinksUpToDate>false</LinksUpToDate>
  <CharactersWithSpaces>6543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CNNs and Their Mathematical Foundations — Rubric</dc:title>
  <dc:creator>Grand Canyon University — College of Engineering and Technology</dc:creator>
  <cp:lastModifiedBy>Annemarie Burns (GCE)</cp:lastModifiedBy>
  <cp:revision>40</cp:revision>
  <dcterms:created xsi:type="dcterms:W3CDTF">2026-05-27T05:35:00Z</dcterms:created>
  <dcterms:modified xsi:type="dcterms:W3CDTF">2026-08-14T20:08:00Z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0x01010022A2D19B44CEB84096BF732DE0C55A0F</vt:lpwstr>
  </property>
  <property fmtid="{D5CDD505-2E9C-101B-9397-08002B2CF9AE}" pid="3" name="MediaServiceImageTags">
    <vt:lpwstr/>
  </property>
</Properties>
</file>