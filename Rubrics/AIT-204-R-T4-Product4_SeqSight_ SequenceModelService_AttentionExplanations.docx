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A1BC7" w14:textId="28832C4E" w:rsidR="00DC1378" w:rsidRPr="00DC1378" w:rsidRDefault="00DC1378" w:rsidP="00DC1378">
      <w:pPr>
        <w:tabs>
          <w:tab w:val="right" w:pos="10800"/>
        </w:tabs>
        <w:spacing w:after="240"/>
        <w:jc w:val="center"/>
        <w:rPr>
          <w:rFonts w:ascii="Times New Roman" w:eastAsiaTheme="minorHAnsi" w:hAnsi="Times New Roman" w:cstheme="minorBidi"/>
          <w:b/>
          <w:bCs/>
          <w:kern w:val="2"/>
          <w:sz w:val="40"/>
          <w:szCs w:val="40"/>
          <w14:ligatures w14:val="standardContextual"/>
        </w:rPr>
      </w:pPr>
      <w:r>
        <w:rPr>
          <w:rFonts w:ascii="Times New Roman" w:eastAsiaTheme="minorHAnsi" w:hAnsi="Times New Roman" w:cstheme="minorBidi"/>
          <w:b/>
          <w:kern w:val="2"/>
          <w:sz w:val="40"/>
          <w:szCs w:val="40"/>
          <w14:ligatures w14:val="standardContextual"/>
        </w:rPr>
        <w:t xml:space="preserve">AIT-204 Topic 4 Rubric: </w:t>
      </w:r>
      <w:r w:rsidRPr="00DC1378">
        <w:rPr>
          <w:rFonts w:ascii="Times New Roman" w:eastAsiaTheme="minorHAnsi" w:hAnsi="Times New Roman" w:cstheme="minorBidi"/>
          <w:b/>
          <w:kern w:val="2"/>
          <w:sz w:val="40"/>
          <w:szCs w:val="40"/>
          <w14:ligatures w14:val="standardContextual"/>
        </w:rPr>
        <w:t>CLC -</w:t>
      </w:r>
      <w:r w:rsidRPr="00DC1378">
        <w:rPr>
          <w:rFonts w:ascii="Times New Roman" w:eastAsiaTheme="minorHAnsi" w:hAnsi="Times New Roman" w:cstheme="minorBidi"/>
          <w:b/>
          <w:bCs/>
          <w:kern w:val="2"/>
          <w:sz w:val="40"/>
          <w:szCs w:val="40"/>
          <w14:ligatures w14:val="standardContextual"/>
        </w:rPr>
        <w:t xml:space="preserve">Product 4: “Seq-Sight”: A Sequence-Modeling Service with Attention Explanations </w:t>
      </w:r>
    </w:p>
    <w:p w14:paraId="29D8A900" w14:textId="1FD8B5AE" w:rsidR="00874B19" w:rsidRDefault="00010429" w:rsidP="00305EB0">
      <w:pPr>
        <w:tabs>
          <w:tab w:val="right" w:pos="10800"/>
        </w:tabs>
        <w:spacing w:after="240"/>
        <w:jc w:val="center"/>
      </w:pPr>
      <w:r>
        <w:rPr>
          <w:color w:val="555555"/>
          <w:sz w:val="22"/>
          <w:szCs w:val="22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0"/>
        <w:gridCol w:w="929"/>
        <w:gridCol w:w="2284"/>
        <w:gridCol w:w="2284"/>
        <w:gridCol w:w="2284"/>
        <w:gridCol w:w="2284"/>
        <w:gridCol w:w="2285"/>
      </w:tblGrid>
      <w:tr w:rsidR="00716840" w14:paraId="29D8A907" w14:textId="77777777" w:rsidTr="0042011D">
        <w:tc>
          <w:tcPr>
            <w:tcW w:w="7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01" w14:textId="72E0A567" w:rsidR="00716840" w:rsidRPr="0017247E" w:rsidRDefault="00716840" w:rsidP="00FD6EE0">
            <w:pPr>
              <w:rPr>
                <w:b/>
                <w:bCs/>
                <w:sz w:val="20"/>
                <w:szCs w:val="20"/>
              </w:rPr>
            </w:pPr>
            <w:r w:rsidRPr="0017247E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84" w:type="pct"/>
          </w:tcPr>
          <w:p w14:paraId="573C56E3" w14:textId="4126D9BB" w:rsidR="00716840" w:rsidRPr="0017247E" w:rsidRDefault="0042011D" w:rsidP="00FD6EE0">
            <w:pPr>
              <w:rPr>
                <w:sz w:val="20"/>
                <w:szCs w:val="20"/>
              </w:rPr>
            </w:pPr>
            <w:commentRangeStart w:id="0"/>
            <w:commentRangeStart w:id="1"/>
            <w:r w:rsidRPr="0017247E">
              <w:rPr>
                <w:sz w:val="20"/>
                <w:szCs w:val="20"/>
              </w:rPr>
              <w:t>% Value</w:t>
            </w:r>
            <w:commentRangeEnd w:id="0"/>
            <w:r w:rsidR="006B4024" w:rsidRPr="0017247E">
              <w:rPr>
                <w:rStyle w:val="CommentReference"/>
                <w:sz w:val="20"/>
                <w:szCs w:val="20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02" w14:textId="2832D51F" w:rsidR="00716840" w:rsidRPr="0017247E" w:rsidRDefault="00716840" w:rsidP="00FD6EE0">
            <w:pPr>
              <w:rPr>
                <w:sz w:val="20"/>
                <w:szCs w:val="20"/>
              </w:rPr>
            </w:pPr>
            <w:ins w:id="9009" w:author="Isac Artzi" w:date="2026-08-24T12:00:00Z">
              <w:r>
                <w:t xml:space="preserve">Unsatisfactory</w:t>
              </w:r>
            </w:ins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03" w14:textId="1A08EAF7" w:rsidR="00716840" w:rsidRPr="0017247E" w:rsidRDefault="00716840" w:rsidP="00FD6EE0">
            <w:pPr>
              <w:rPr>
                <w:sz w:val="20"/>
                <w:szCs w:val="20"/>
              </w:rPr>
            </w:pPr>
            <w:del w:id="9010" w:author="Isac Artzi" w:date="2026-08-24T12:00:00Z">
              <w:r w:rsidRPr="0017247E">
                <w:rPr>
                  <w:sz w:val="20"/>
                  <w:szCs w:val="20"/>
                </w:rPr>
                <w:delText>Unsatisfactory</w:delText>
              </w:r>
            </w:del>
            <w:ins w:id="9011" w:author="Isac Artzi" w:date="2026-08-24T12:00:00Z">
              <w:r>
                <w:t xml:space="preserve">Insufficient</w:t>
              </w:r>
            </w:ins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04" w14:textId="7D1DA93C" w:rsidR="00716840" w:rsidRPr="0017247E" w:rsidRDefault="00716840" w:rsidP="00FD6EE0">
            <w:pPr>
              <w:rPr>
                <w:sz w:val="20"/>
                <w:szCs w:val="20"/>
              </w:rPr>
            </w:pPr>
            <w:del w:id="9012" w:author="Isac Artzi" w:date="2026-08-24T12:00:00Z">
              <w:r w:rsidRPr="0017247E">
                <w:rPr>
                  <w:sz w:val="20"/>
                  <w:szCs w:val="20"/>
                </w:rPr>
                <w:delText>Insufficient</w:delText>
              </w:r>
            </w:del>
            <w:ins w:id="9013" w:author="Isac Artzi" w:date="2026-08-24T12:00:00Z">
              <w:r>
                <w:t xml:space="preserve">Approaching</w:t>
              </w:r>
            </w:ins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05" w14:textId="70005AFB" w:rsidR="00716840" w:rsidRPr="0017247E" w:rsidRDefault="00716840" w:rsidP="00FD6EE0">
            <w:pPr>
              <w:rPr>
                <w:sz w:val="20"/>
                <w:szCs w:val="20"/>
              </w:rPr>
            </w:pPr>
            <w:del w:id="9014" w:author="Isac Artzi" w:date="2026-08-24T12:00:00Z">
              <w:r w:rsidRPr="0017247E">
                <w:rPr>
                  <w:sz w:val="20"/>
                  <w:szCs w:val="20"/>
                </w:rPr>
                <w:delText>Approaching</w:delText>
              </w:r>
            </w:del>
            <w:ins w:id="9015" w:author="Isac Artzi" w:date="2026-08-24T12:00:00Z">
              <w:r>
                <w:t xml:space="preserve">Acceptable</w:t>
              </w:r>
            </w:ins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06" w14:textId="57B66406" w:rsidR="00716840" w:rsidRPr="0017247E" w:rsidRDefault="00716840" w:rsidP="00FD6EE0">
            <w:pPr>
              <w:rPr>
                <w:sz w:val="20"/>
                <w:szCs w:val="20"/>
              </w:rPr>
            </w:pPr>
            <w:del w:id="9016" w:author="Isac Artzi" w:date="2026-08-24T12:00:00Z">
              <w:r w:rsidRPr="0017247E">
                <w:rPr>
                  <w:sz w:val="20"/>
                  <w:szCs w:val="20"/>
                </w:rPr>
                <w:delText>Acceptable</w:delText>
              </w:r>
            </w:del>
            <w:ins w:id="9017" w:author="Isac Artzi" w:date="2026-08-24T12:00:00Z">
              <w:r>
                <w:t xml:space="preserve">Target</w:t>
              </w:r>
            </w:ins>
          </w:p>
        </w:tc>
      </w:tr>
      <w:tr w:rsidR="00716840" w14:paraId="231EF364" w14:textId="77777777" w:rsidTr="0042011D">
        <w:tc>
          <w:tcPr>
            <w:tcW w:w="7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126BC" w14:textId="0B28105A" w:rsidR="00716840" w:rsidRPr="0017247E" w:rsidRDefault="00716840" w:rsidP="004A2C3A">
            <w:pPr>
              <w:rPr>
                <w:b/>
                <w:bCs/>
                <w:color w:val="1F4E79"/>
                <w:sz w:val="20"/>
                <w:szCs w:val="20"/>
              </w:rPr>
            </w:pPr>
            <w:r w:rsidRPr="0017247E">
              <w:rPr>
                <w:b/>
                <w:bCs/>
                <w:sz w:val="20"/>
                <w:szCs w:val="20"/>
              </w:rPr>
              <w:t>% Scaling</w:t>
            </w:r>
          </w:p>
        </w:tc>
        <w:tc>
          <w:tcPr>
            <w:tcW w:w="284" w:type="pct"/>
          </w:tcPr>
          <w:p w14:paraId="31299996" w14:textId="77777777" w:rsidR="00716840" w:rsidRPr="0017247E" w:rsidRDefault="00716840" w:rsidP="004A2C3A">
            <w:pPr>
              <w:rPr>
                <w:sz w:val="20"/>
                <w:szCs w:val="20"/>
              </w:rPr>
            </w:pP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7CD04" w14:textId="570D37FC" w:rsidR="00716840" w:rsidRPr="0017247E" w:rsidRDefault="00716840" w:rsidP="004A2C3A">
            <w:pPr>
              <w:rPr>
                <w:b/>
                <w:bCs/>
                <w:color w:val="1F4E79"/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0%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100AB" w14:textId="66192F30" w:rsidR="00716840" w:rsidRPr="0017247E" w:rsidRDefault="00716840" w:rsidP="004A2C3A">
            <w:pPr>
              <w:rPr>
                <w:b/>
                <w:bCs/>
                <w:color w:val="1F4E79"/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65%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3A7D1" w14:textId="6F343D12" w:rsidR="00716840" w:rsidRPr="0017247E" w:rsidRDefault="00716840" w:rsidP="004A2C3A">
            <w:pPr>
              <w:rPr>
                <w:b/>
                <w:bCs/>
                <w:color w:val="1F4E79"/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75%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9D4F8" w14:textId="4217C650" w:rsidR="00716840" w:rsidRPr="0017247E" w:rsidRDefault="00716840" w:rsidP="004A2C3A">
            <w:pPr>
              <w:rPr>
                <w:b/>
                <w:bCs/>
                <w:color w:val="1F4E79"/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85%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BF1FB" w14:textId="019A4F72" w:rsidR="00716840" w:rsidRPr="0017247E" w:rsidRDefault="00716840" w:rsidP="004A2C3A">
            <w:pPr>
              <w:rPr>
                <w:color w:val="1F4E79"/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100</w:t>
            </w:r>
            <w:r w:rsidRPr="0017247E">
              <w:rPr>
                <w:color w:val="1F4E79"/>
                <w:sz w:val="20"/>
                <w:szCs w:val="20"/>
              </w:rPr>
              <w:t>%</w:t>
            </w:r>
          </w:p>
        </w:tc>
      </w:tr>
      <w:tr w:rsidR="00716840" w:rsidRPr="004A2C3A" w14:paraId="29D8A913" w14:textId="77777777" w:rsidTr="0042011D">
        <w:tc>
          <w:tcPr>
            <w:tcW w:w="715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08" w14:textId="77777777" w:rsidR="00716840" w:rsidRPr="0017247E" w:rsidRDefault="00716840" w:rsidP="004A2C3A">
            <w:pPr>
              <w:rPr>
                <w:b/>
                <w:bCs/>
                <w:sz w:val="20"/>
                <w:szCs w:val="20"/>
              </w:rPr>
            </w:pPr>
            <w:r w:rsidRPr="0017247E">
              <w:rPr>
                <w:b/>
                <w:bCs/>
                <w:sz w:val="20"/>
                <w:szCs w:val="20"/>
              </w:rPr>
              <w:t>Scaled-Dot-Product Attention Derivation</w:t>
            </w:r>
          </w:p>
        </w:tc>
        <w:tc>
          <w:tcPr>
            <w:tcW w:w="284" w:type="pct"/>
          </w:tcPr>
          <w:p w14:paraId="6F87026C" w14:textId="77777777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ins w:id="9001" w:author="Isac Artzi" w:date="2026-08-24T12:00:00Z">
              <w:r>
                <w:t xml:space="preserve">12%</w:t>
              </w:r>
            </w:ins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0A" w14:textId="2EF6E47B" w:rsidR="00716840" w:rsidRPr="0017247E" w:rsidRDefault="0042011D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The scaled-dot-product attention derivation</w:t>
            </w:r>
            <w:del w:id="1" w:author="Annemarie Burns (GCE)" w:date="2026-08-14T12:31:00Z" w16du:dateUtc="2026-08-14T19:31:00Z">
              <w:r w:rsidRPr="0017247E" w:rsidDel="00923260">
                <w:rPr>
                  <w:sz w:val="20"/>
                  <w:szCs w:val="20"/>
                </w:rPr>
                <w:delText xml:space="preserve"> </w:delText>
              </w:r>
            </w:del>
            <w:r w:rsidR="00716840" w:rsidRPr="0017247E">
              <w:rPr>
                <w:sz w:val="20"/>
                <w:szCs w:val="20"/>
              </w:rPr>
              <w:t xml:space="preserve"> is missing</w:t>
            </w:r>
            <w:ins w:id="2" w:author="Annemarie Burns (GCE)" w:date="2026-08-14T12:31:00Z" w16du:dateUtc="2026-08-14T19:31:00Z">
              <w:r w:rsidR="00923260">
                <w:rPr>
                  <w:sz w:val="20"/>
                  <w:szCs w:val="20"/>
                </w:rPr>
                <w:t xml:space="preserve"> or is incorrect</w:t>
              </w:r>
            </w:ins>
            <w:r w:rsidR="00716840" w:rsidRPr="0017247E">
              <w:rPr>
                <w:sz w:val="20"/>
                <w:szCs w:val="20"/>
              </w:rPr>
              <w:t>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0C" w14:textId="5254BD20" w:rsidR="00716840" w:rsidRPr="0017247E" w:rsidRDefault="0042011D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A basic scaled-dot-product attention derivation</w:t>
            </w:r>
            <w:r w:rsidR="00716840" w:rsidRPr="0017247E">
              <w:rPr>
                <w:sz w:val="20"/>
                <w:szCs w:val="20"/>
              </w:rPr>
              <w:t xml:space="preserve"> is provided with notational errors; the role of sqrt(d_k) is missing or incorrect.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0E" w14:textId="31311B1A" w:rsidR="00716840" w:rsidRPr="0017247E" w:rsidRDefault="0042011D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The scaled-dot-product attention derivation</w:t>
            </w:r>
            <w:r w:rsidR="00716840" w:rsidRPr="0017247E">
              <w:rPr>
                <w:sz w:val="20"/>
                <w:szCs w:val="20"/>
              </w:rPr>
              <w:t xml:space="preserve"> is covered but the scaling factor is not justified numerically.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10" w14:textId="48007F5F" w:rsidR="00716840" w:rsidRPr="0017247E" w:rsidRDefault="0042011D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The scaled-dot-product attention derivation</w:t>
            </w:r>
            <w:r w:rsidR="00716840" w:rsidRPr="0017247E">
              <w:rPr>
                <w:sz w:val="20"/>
                <w:szCs w:val="20"/>
              </w:rPr>
              <w:t xml:space="preserve"> is clearly explained with correct notation and an explicit justification of the sqrt(d_k) divisor.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12" w14:textId="6D41952A" w:rsidR="00716840" w:rsidRPr="0017247E" w:rsidRDefault="0042011D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 xml:space="preserve">The scaled-dot-product attention derivation </w:t>
            </w:r>
            <w:r w:rsidR="00716840" w:rsidRPr="0017247E">
              <w:rPr>
                <w:sz w:val="20"/>
                <w:szCs w:val="20"/>
              </w:rPr>
              <w:t>is rigorous, with a worked numerical example, a clear explanation of why the scaling factor prevents softmax saturation, and a comparison table against the recurrent step.</w:t>
            </w:r>
          </w:p>
        </w:tc>
      </w:tr>
      <w:tr w:rsidR="00716840" w:rsidRPr="004A2C3A" w14:paraId="29D8A91F" w14:textId="77777777" w:rsidTr="0042011D">
        <w:tc>
          <w:tcPr>
            <w:tcW w:w="715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14" w14:textId="77777777" w:rsidR="00716840" w:rsidRPr="0017247E" w:rsidRDefault="00716840" w:rsidP="004A2C3A">
            <w:pPr>
              <w:rPr>
                <w:b/>
                <w:bCs/>
                <w:sz w:val="20"/>
                <w:szCs w:val="20"/>
              </w:rPr>
            </w:pPr>
            <w:r w:rsidRPr="0017247E">
              <w:rPr>
                <w:b/>
                <w:bCs/>
                <w:sz w:val="20"/>
                <w:szCs w:val="20"/>
              </w:rPr>
              <w:t>LSTM/GRU vs. Attention — Comparative Study</w:t>
            </w:r>
          </w:p>
        </w:tc>
        <w:tc>
          <w:tcPr>
            <w:tcW w:w="284" w:type="pct"/>
          </w:tcPr>
          <w:p w14:paraId="4B8D533B" w14:textId="77777777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ins w:id="9002" w:author="Isac Artzi" w:date="2026-08-24T12:00:00Z">
              <w:r>
                <w:t xml:space="preserve">12%</w:t>
              </w:r>
            </w:ins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16" w14:textId="75E0C909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Only one model is trained; no comparison is made.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18" w14:textId="61DDC7A6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Both</w:t>
            </w:r>
            <w:r w:rsidR="001B5A20" w:rsidRPr="0017247E">
              <w:rPr>
                <w:sz w:val="20"/>
                <w:szCs w:val="20"/>
              </w:rPr>
              <w:t xml:space="preserve"> the LSTM/GRU and attention</w:t>
            </w:r>
            <w:r w:rsidRPr="0017247E">
              <w:rPr>
                <w:sz w:val="20"/>
                <w:szCs w:val="20"/>
              </w:rPr>
              <w:t xml:space="preserve"> models are trained but the compute budget and preprocessing are not matched, making the comparison unreliable.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1A" w14:textId="4901E730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Both</w:t>
            </w:r>
            <w:r w:rsidR="001B5A20" w:rsidRPr="0017247E">
              <w:rPr>
                <w:sz w:val="20"/>
                <w:szCs w:val="20"/>
              </w:rPr>
              <w:t xml:space="preserve"> the LSTM/GRU and attention</w:t>
            </w:r>
            <w:r w:rsidRPr="0017247E">
              <w:rPr>
                <w:sz w:val="20"/>
                <w:szCs w:val="20"/>
              </w:rPr>
              <w:t xml:space="preserve"> models are trained under matched conditions but the analysis is shallow and lacks structural reasoning.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1C" w14:textId="68F52F9F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Both</w:t>
            </w:r>
            <w:r w:rsidR="001B5A20" w:rsidRPr="0017247E">
              <w:rPr>
                <w:sz w:val="20"/>
                <w:szCs w:val="20"/>
              </w:rPr>
              <w:t xml:space="preserve"> the LSTM/GRU and attention</w:t>
            </w:r>
            <w:r w:rsidRPr="0017247E">
              <w:rPr>
                <w:sz w:val="20"/>
                <w:szCs w:val="20"/>
              </w:rPr>
              <w:t xml:space="preserve"> models are trained under matched conditions; the README cites at least two concrete differences and connects each to architecture.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1E" w14:textId="4E4ABFEE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 xml:space="preserve">Both </w:t>
            </w:r>
            <w:r w:rsidR="001B5A20" w:rsidRPr="0017247E">
              <w:rPr>
                <w:sz w:val="20"/>
                <w:szCs w:val="20"/>
              </w:rPr>
              <w:t xml:space="preserve">the LSTM/GRU and attention </w:t>
            </w:r>
            <w:r w:rsidRPr="0017247E">
              <w:rPr>
                <w:sz w:val="20"/>
                <w:szCs w:val="20"/>
              </w:rPr>
              <w:t xml:space="preserve">models are trained with matched seeds and budgets, runs persisted to </w:t>
            </w:r>
            <w:del w:id="3" w:author="Annemarie Burns (GCE)" w:date="2026-08-14T12:32:00Z" w16du:dateUtc="2026-08-14T19:32:00Z">
              <w:r w:rsidRPr="0017247E" w:rsidDel="006B4024">
                <w:rPr>
                  <w:sz w:val="20"/>
                  <w:szCs w:val="20"/>
                </w:rPr>
                <w:delText>Supabase</w:delText>
              </w:r>
            </w:del>
            <w:ins w:id="4" w:author="Annemarie Burns (GCE)" w:date="2026-08-14T12:32:00Z" w16du:dateUtc="2026-08-14T19:32:00Z">
              <w:r w:rsidR="006B4024">
                <w:rPr>
                  <w:sz w:val="20"/>
                  <w:szCs w:val="20"/>
                </w:rPr>
                <w:t>a database</w:t>
              </w:r>
            </w:ins>
            <w:r w:rsidRPr="0017247E">
              <w:rPr>
                <w:sz w:val="20"/>
                <w:szCs w:val="20"/>
              </w:rPr>
              <w:t xml:space="preserve">, with a rigorous structural analysis </w:t>
            </w:r>
            <w:del w:id="5" w:author="Annemarie Burns (GCE)" w:date="2026-08-14T12:32:00Z" w16du:dateUtc="2026-08-14T19:32:00Z">
              <w:r w:rsidRPr="0017247E" w:rsidDel="006B4024">
                <w:rPr>
                  <w:sz w:val="20"/>
                  <w:szCs w:val="20"/>
                </w:rPr>
                <w:delText>(long-range dependencies, parallelism)</w:delText>
              </w:r>
            </w:del>
            <w:r w:rsidRPr="0017247E">
              <w:rPr>
                <w:sz w:val="20"/>
                <w:szCs w:val="20"/>
              </w:rPr>
              <w:t xml:space="preserve"> and a Failure Gallery </w:t>
            </w:r>
            <w:del w:id="6" w:author="Annemarie Burns (GCE)" w:date="2026-08-14T12:32:00Z" w16du:dateUtc="2026-08-14T19:32:00Z">
              <w:r w:rsidRPr="0017247E" w:rsidDel="006B4024">
                <w:rPr>
                  <w:sz w:val="20"/>
                  <w:szCs w:val="20"/>
                </w:rPr>
                <w:delText xml:space="preserve">in Streamlit </w:delText>
              </w:r>
            </w:del>
            <w:r w:rsidRPr="0017247E">
              <w:rPr>
                <w:sz w:val="20"/>
                <w:szCs w:val="20"/>
              </w:rPr>
              <w:t>showing where the attention model is confidently wrong.</w:t>
            </w:r>
          </w:p>
        </w:tc>
      </w:tr>
      <w:tr w:rsidR="00716840" w:rsidRPr="004A2C3A" w14:paraId="29D8A92B" w14:textId="77777777" w:rsidTr="0042011D">
        <w:tc>
          <w:tcPr>
            <w:tcW w:w="715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20" w14:textId="77777777" w:rsidR="00716840" w:rsidRPr="0017247E" w:rsidRDefault="00716840" w:rsidP="004A2C3A">
            <w:pPr>
              <w:rPr>
                <w:b/>
                <w:bCs/>
                <w:sz w:val="20"/>
                <w:szCs w:val="20"/>
              </w:rPr>
            </w:pPr>
            <w:r w:rsidRPr="0017247E">
              <w:rPr>
                <w:b/>
                <w:bCs/>
                <w:sz w:val="20"/>
                <w:szCs w:val="20"/>
              </w:rPr>
              <w:lastRenderedPageBreak/>
              <w:t>Sequence Representation (Packed Sequences, Masks, Tokenization)</w:t>
            </w:r>
          </w:p>
        </w:tc>
        <w:tc>
          <w:tcPr>
            <w:tcW w:w="284" w:type="pct"/>
          </w:tcPr>
          <w:p w14:paraId="346F3D56" w14:textId="77777777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ins w:id="9003" w:author="Isac Artzi" w:date="2026-08-24T12:00:00Z">
              <w:r>
                <w:t xml:space="preserve">12%</w:t>
              </w:r>
            </w:ins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22" w14:textId="5ADABB5B" w:rsidR="00716840" w:rsidRPr="0017247E" w:rsidRDefault="007A15FB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The s</w:t>
            </w:r>
            <w:r w:rsidR="00716840" w:rsidRPr="0017247E">
              <w:rPr>
                <w:sz w:val="20"/>
                <w:szCs w:val="20"/>
              </w:rPr>
              <w:t>equence representation is incorrect or missing.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24" w14:textId="261FDC62" w:rsidR="00716840" w:rsidRPr="0017247E" w:rsidRDefault="007A15FB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The s</w:t>
            </w:r>
            <w:r w:rsidR="00716840" w:rsidRPr="0017247E">
              <w:rPr>
                <w:sz w:val="20"/>
                <w:szCs w:val="20"/>
              </w:rPr>
              <w:t>equences are represented but variable lengths are not handled.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26" w14:textId="309011B3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Variable</w:t>
            </w:r>
            <w:r w:rsidR="007A15FB" w:rsidRPr="0017247E">
              <w:rPr>
                <w:sz w:val="20"/>
                <w:szCs w:val="20"/>
              </w:rPr>
              <w:t xml:space="preserve"> sequence</w:t>
            </w:r>
            <w:r w:rsidRPr="0017247E">
              <w:rPr>
                <w:sz w:val="20"/>
                <w:szCs w:val="20"/>
              </w:rPr>
              <w:t xml:space="preserve"> lengths are handled but masking is incorrect or applied inconsistently.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28" w14:textId="77777777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Packed sequences (variant B) or windowing (variant A) are handled correctly with appropriate masking.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2A" w14:textId="7242CF92" w:rsidR="00716840" w:rsidRPr="0017247E" w:rsidRDefault="001B5A2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The s</w:t>
            </w:r>
            <w:r w:rsidR="00716840" w:rsidRPr="0017247E">
              <w:rPr>
                <w:sz w:val="20"/>
                <w:szCs w:val="20"/>
              </w:rPr>
              <w:t>equence representation is clean and reproducible: tokenization documented, padded masks applied correctly, and the shared/ module is unit-tested.</w:t>
            </w:r>
          </w:p>
        </w:tc>
      </w:tr>
      <w:tr w:rsidR="00716840" w:rsidRPr="004A2C3A" w14:paraId="29D8A937" w14:textId="77777777" w:rsidTr="0042011D">
        <w:tc>
          <w:tcPr>
            <w:tcW w:w="715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2C" w14:textId="77777777" w:rsidR="00716840" w:rsidRPr="0017247E" w:rsidRDefault="00716840" w:rsidP="004A2C3A">
            <w:pPr>
              <w:rPr>
                <w:b/>
                <w:bCs/>
                <w:sz w:val="20"/>
                <w:szCs w:val="20"/>
              </w:rPr>
            </w:pPr>
            <w:r w:rsidRPr="0017247E">
              <w:rPr>
                <w:b/>
                <w:bCs/>
                <w:sz w:val="20"/>
                <w:szCs w:val="20"/>
              </w:rPr>
              <w:t>Attention-Weight Visualization &amp; Interpretation</w:t>
            </w:r>
          </w:p>
        </w:tc>
        <w:tc>
          <w:tcPr>
            <w:tcW w:w="284" w:type="pct"/>
          </w:tcPr>
          <w:p w14:paraId="3D5B4DC5" w14:textId="77777777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ins w:id="9004" w:author="Isac Artzi" w:date="2026-08-24T12:00:00Z">
              <w:r>
                <w:t xml:space="preserve">12%</w:t>
              </w:r>
            </w:ins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2E" w14:textId="1C778FF7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 xml:space="preserve">No attention weights are </w:t>
            </w:r>
            <w:ins w:id="7" w:author="Annemarie Burns (GCE)" w:date="2026-08-14T12:33:00Z" w16du:dateUtc="2026-08-14T19:33:00Z">
              <w:r w:rsidR="006B4024">
                <w:rPr>
                  <w:sz w:val="20"/>
                  <w:szCs w:val="20"/>
                </w:rPr>
                <w:t xml:space="preserve">accurately </w:t>
              </w:r>
            </w:ins>
            <w:r w:rsidRPr="0017247E">
              <w:rPr>
                <w:sz w:val="20"/>
                <w:szCs w:val="20"/>
              </w:rPr>
              <w:t>returned or visualized.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30" w14:textId="54B763C0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 xml:space="preserve">Attention weights are returned but </w:t>
            </w:r>
            <w:ins w:id="8" w:author="Annemarie Burns (GCE)" w:date="2026-08-14T12:33:00Z" w16du:dateUtc="2026-08-14T19:33:00Z">
              <w:r w:rsidR="006B4024">
                <w:rPr>
                  <w:sz w:val="20"/>
                  <w:szCs w:val="20"/>
                </w:rPr>
                <w:t xml:space="preserve">are </w:t>
              </w:r>
            </w:ins>
            <w:r w:rsidRPr="0017247E">
              <w:rPr>
                <w:sz w:val="20"/>
                <w:szCs w:val="20"/>
              </w:rPr>
              <w:t xml:space="preserve">not </w:t>
            </w:r>
            <w:ins w:id="9" w:author="Annemarie Burns (GCE)" w:date="2026-08-14T12:33:00Z" w16du:dateUtc="2026-08-14T19:33:00Z">
              <w:r w:rsidR="006B4024">
                <w:rPr>
                  <w:sz w:val="20"/>
                  <w:szCs w:val="20"/>
                </w:rPr>
                <w:t xml:space="preserve">fully </w:t>
              </w:r>
            </w:ins>
            <w:r w:rsidRPr="0017247E">
              <w:rPr>
                <w:sz w:val="20"/>
                <w:szCs w:val="20"/>
              </w:rPr>
              <w:t>visualized</w:t>
            </w:r>
            <w:del w:id="10" w:author="Annemarie Burns (GCE)" w:date="2026-08-14T12:33:00Z" w16du:dateUtc="2026-08-14T19:33:00Z">
              <w:r w:rsidRPr="0017247E" w:rsidDel="006B4024">
                <w:rPr>
                  <w:sz w:val="20"/>
                  <w:szCs w:val="20"/>
                </w:rPr>
                <w:delText xml:space="preserve"> in Streamlit</w:delText>
              </w:r>
            </w:del>
            <w:r w:rsidRPr="0017247E">
              <w:rPr>
                <w:sz w:val="20"/>
                <w:szCs w:val="20"/>
              </w:rPr>
              <w:t>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32" w14:textId="77777777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Attention weights are visualized for one input but the interpretation is missing.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34" w14:textId="77777777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Attention weights are visualized for ≥3 illustrative inputs with a clear interpretation.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36" w14:textId="77777777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Attention weights are visualized for ≥3 inputs in Streamlit, persisted alongside each prediction in Supabase, and interpreted with respect to architectural properties of the attention block.</w:t>
            </w:r>
          </w:p>
        </w:tc>
      </w:tr>
      <w:tr w:rsidR="00716840" w:rsidRPr="004A2C3A" w14:paraId="29D8A943" w14:textId="77777777" w:rsidTr="0042011D">
        <w:tc>
          <w:tcPr>
            <w:tcW w:w="715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38" w14:textId="6CBC27C0" w:rsidR="00716840" w:rsidRPr="0017247E" w:rsidRDefault="00716840" w:rsidP="004A2C3A">
            <w:pPr>
              <w:rPr>
                <w:b/>
                <w:bCs/>
                <w:sz w:val="20"/>
                <w:szCs w:val="20"/>
              </w:rPr>
            </w:pPr>
            <w:r w:rsidRPr="0017247E">
              <w:rPr>
                <w:b/>
                <w:bCs/>
                <w:sz w:val="20"/>
                <w:szCs w:val="20"/>
              </w:rPr>
              <w:t xml:space="preserve">Three-Cloud Deployment &amp; </w:t>
            </w:r>
            <w:del w:id="11" w:author="Annemarie Burns (GCE)" w:date="2026-08-14T12:34:00Z" w16du:dateUtc="2026-08-14T19:34:00Z">
              <w:r w:rsidRPr="0017247E" w:rsidDel="006B4024">
                <w:rPr>
                  <w:b/>
                  <w:bCs/>
                  <w:sz w:val="20"/>
                  <w:szCs w:val="20"/>
                </w:rPr>
                <w:delText>Str</w:delText>
              </w:r>
            </w:del>
            <w:del w:id="12" w:author="Annemarie Burns (GCE)" w:date="2026-08-14T12:33:00Z" w16du:dateUtc="2026-08-14T19:33:00Z">
              <w:r w:rsidRPr="0017247E" w:rsidDel="006B4024">
                <w:rPr>
                  <w:b/>
                  <w:bCs/>
                  <w:sz w:val="20"/>
                  <w:szCs w:val="20"/>
                </w:rPr>
                <w:delText>e</w:delText>
              </w:r>
            </w:del>
            <w:del w:id="13" w:author="Annemarie Burns (GCE)" w:date="2026-08-14T12:34:00Z" w16du:dateUtc="2026-08-14T19:34:00Z">
              <w:r w:rsidRPr="0017247E" w:rsidDel="006B4024">
                <w:rPr>
                  <w:b/>
                  <w:bCs/>
                  <w:sz w:val="20"/>
                  <w:szCs w:val="20"/>
                </w:rPr>
                <w:delText xml:space="preserve">amlit </w:delText>
              </w:r>
            </w:del>
            <w:r w:rsidRPr="0017247E">
              <w:rPr>
                <w:b/>
                <w:bCs/>
                <w:sz w:val="20"/>
                <w:szCs w:val="20"/>
              </w:rPr>
              <w:t>Tabs</w:t>
            </w:r>
          </w:p>
        </w:tc>
        <w:tc>
          <w:tcPr>
            <w:tcW w:w="284" w:type="pct"/>
          </w:tcPr>
          <w:p w14:paraId="77E0B5AA" w14:textId="77777777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ins w:id="9005" w:author="Isac Artzi" w:date="2026-08-24T12:00:00Z">
              <w:r>
                <w:t xml:space="preserve">10%</w:t>
              </w:r>
            </w:ins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3A" w14:textId="74BFBC2A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Only one tier is deployed</w:t>
            </w:r>
            <w:r w:rsidR="007A15FB" w:rsidRPr="0017247E">
              <w:rPr>
                <w:sz w:val="20"/>
                <w:szCs w:val="20"/>
              </w:rPr>
              <w:t xml:space="preserve"> and the</w:t>
            </w:r>
            <w:r w:rsidRPr="0017247E">
              <w:rPr>
                <w:sz w:val="20"/>
                <w:szCs w:val="20"/>
              </w:rPr>
              <w:t xml:space="preserve"> required </w:t>
            </w:r>
            <w:del w:id="14" w:author="Annemarie Burns (GCE)" w:date="2026-08-14T12:33:00Z" w16du:dateUtc="2026-08-14T19:33:00Z">
              <w:r w:rsidRPr="0017247E" w:rsidDel="006B4024">
                <w:rPr>
                  <w:sz w:val="20"/>
                  <w:szCs w:val="20"/>
                </w:rPr>
                <w:delText xml:space="preserve">Streamlit </w:delText>
              </w:r>
            </w:del>
            <w:r w:rsidRPr="0017247E">
              <w:rPr>
                <w:sz w:val="20"/>
                <w:szCs w:val="20"/>
              </w:rPr>
              <w:t>tabs are missing.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3C" w14:textId="77777777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Two tiers are deployed; the prediction flow is broken or unstable.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3E" w14:textId="47B4B927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All three</w:t>
            </w:r>
            <w:r w:rsidR="007A15FB" w:rsidRPr="0017247E">
              <w:rPr>
                <w:sz w:val="20"/>
                <w:szCs w:val="20"/>
              </w:rPr>
              <w:t>-cloud</w:t>
            </w:r>
            <w:r w:rsidRPr="0017247E">
              <w:rPr>
                <w:sz w:val="20"/>
                <w:szCs w:val="20"/>
              </w:rPr>
              <w:t xml:space="preserve"> tiers are deployed but the ‘Recent Predictions’ tab does not query </w:t>
            </w:r>
            <w:del w:id="15" w:author="Annemarie Burns (GCE)" w:date="2026-08-14T12:34:00Z" w16du:dateUtc="2026-08-14T19:34:00Z">
              <w:r w:rsidRPr="0017247E" w:rsidDel="006B4024">
                <w:rPr>
                  <w:sz w:val="20"/>
                  <w:szCs w:val="20"/>
                </w:rPr>
                <w:delText>Supabase</w:delText>
              </w:r>
            </w:del>
            <w:ins w:id="16" w:author="Annemarie Burns (GCE)" w:date="2026-08-14T12:34:00Z" w16du:dateUtc="2026-08-14T19:34:00Z">
              <w:r w:rsidR="006B4024">
                <w:rPr>
                  <w:sz w:val="20"/>
                  <w:szCs w:val="20"/>
                </w:rPr>
                <w:t>a database</w:t>
              </w:r>
            </w:ins>
            <w:r w:rsidRPr="0017247E">
              <w:rPr>
                <w:sz w:val="20"/>
                <w:szCs w:val="20"/>
              </w:rPr>
              <w:t>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40" w14:textId="34854139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All three</w:t>
            </w:r>
            <w:r w:rsidR="007A15FB" w:rsidRPr="0017247E">
              <w:rPr>
                <w:sz w:val="20"/>
                <w:szCs w:val="20"/>
              </w:rPr>
              <w:t>-cloud</w:t>
            </w:r>
            <w:r w:rsidRPr="0017247E">
              <w:rPr>
                <w:sz w:val="20"/>
                <w:szCs w:val="20"/>
              </w:rPr>
              <w:t xml:space="preserve"> tiers are deployed</w:t>
            </w:r>
            <w:ins w:id="17" w:author="Annemarie Burns (GCE)" w:date="2026-08-14T12:34:00Z" w16du:dateUtc="2026-08-14T19:34:00Z">
              <w:r w:rsidR="006B4024">
                <w:rPr>
                  <w:sz w:val="20"/>
                  <w:szCs w:val="20"/>
                </w:rPr>
                <w:t xml:space="preserve"> and </w:t>
              </w:r>
              <w:del w:id="9018" w:author="Isac Artzi" w:date="2026-08-24T12:00:00Z">
                <w:r w:rsidR="006B4024">
                  <w:rPr>
                    <w:sz w:val="20"/>
                    <w:szCs w:val="20"/>
                  </w:rPr>
                  <w:delText xml:space="preserve">all</w:delText>
                </w:r>
              </w:del>
              <w:ins w:id="9019" w:author="Isac Artzi" w:date="2026-08-24T12:00:00Z">
                <w:r w:rsidR="006B4024">
                  <w:rPr>
                    <w:sz w:val="20"/>
                    <w:szCs w:val="20"/>
                  </w:rPr>
                  <w:t xml:space="preserve">all required</w:t>
                </w:r>
              </w:ins>
            </w:ins>
            <w:del w:id="18" w:author="Annemarie Burns (GCE)" w:date="2026-08-14T12:34:00Z" w16du:dateUtc="2026-08-14T19:34:00Z">
              <w:r w:rsidRPr="0017247E" w:rsidDel="006B4024">
                <w:rPr>
                  <w:sz w:val="20"/>
                  <w:szCs w:val="20"/>
                </w:rPr>
                <w:delText xml:space="preserve">; </w:delText>
              </w:r>
            </w:del>
            <w:del w:id="9020" w:author="Isac Artzi" w:date="2026-08-24T12:00:00Z">
              <w:r w:rsidRPr="0017247E">
                <w:rPr>
                  <w:sz w:val="20"/>
                  <w:szCs w:val="20"/>
                </w:rPr>
                <w:delText xml:space="preserve">required</w:delText>
              </w:r>
            </w:del>
            <w:r w:rsidRPr="0017247E">
              <w:rPr>
                <w:sz w:val="20"/>
                <w:szCs w:val="20"/>
              </w:rPr>
              <w:t xml:space="preserve"> </w:t>
            </w:r>
            <w:del w:id="19" w:author="Annemarie Burns (GCE)" w:date="2026-08-14T12:34:00Z" w16du:dateUtc="2026-08-14T19:34:00Z">
              <w:r w:rsidRPr="0017247E" w:rsidDel="006B4024">
                <w:rPr>
                  <w:sz w:val="20"/>
                  <w:szCs w:val="20"/>
                </w:rPr>
                <w:delText xml:space="preserve">Streamlit </w:delText>
              </w:r>
            </w:del>
            <w:r w:rsidRPr="0017247E">
              <w:rPr>
                <w:sz w:val="20"/>
                <w:szCs w:val="20"/>
              </w:rPr>
              <w:t xml:space="preserve">tabs </w:t>
            </w:r>
            <w:del w:id="20" w:author="Annemarie Burns (GCE)" w:date="2026-08-14T12:34:00Z" w16du:dateUtc="2026-08-14T19:34:00Z">
              <w:r w:rsidRPr="0017247E" w:rsidDel="006B4024">
                <w:rPr>
                  <w:sz w:val="20"/>
                  <w:szCs w:val="20"/>
                </w:rPr>
                <w:delText xml:space="preserve">(Concepts, Try It, Baseline vs. Attention, Recent Predictions, Failure Gallery, Model Card) </w:delText>
              </w:r>
            </w:del>
            <w:r w:rsidRPr="0017247E">
              <w:rPr>
                <w:sz w:val="20"/>
                <w:szCs w:val="20"/>
              </w:rPr>
              <w:t>work end to end.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42" w14:textId="7A654D62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All three</w:t>
            </w:r>
            <w:r w:rsidR="007A15FB" w:rsidRPr="0017247E">
              <w:rPr>
                <w:sz w:val="20"/>
                <w:szCs w:val="20"/>
              </w:rPr>
              <w:t>-cloud</w:t>
            </w:r>
            <w:r w:rsidRPr="0017247E">
              <w:rPr>
                <w:sz w:val="20"/>
                <w:szCs w:val="20"/>
              </w:rPr>
              <w:t xml:space="preserve"> tiers are deployed with clean separation, the predictions table stores attention vectors, and the </w:t>
            </w:r>
            <w:del w:id="21" w:author="Annemarie Burns (GCE)" w:date="2026-08-14T12:34:00Z" w16du:dateUtc="2026-08-14T19:34:00Z">
              <w:r w:rsidRPr="0017247E" w:rsidDel="006B4024">
                <w:rPr>
                  <w:sz w:val="20"/>
                  <w:szCs w:val="20"/>
                </w:rPr>
                <w:delText xml:space="preserve">Streamlit </w:delText>
              </w:r>
            </w:del>
            <w:r w:rsidRPr="0017247E">
              <w:rPr>
                <w:sz w:val="20"/>
                <w:szCs w:val="20"/>
              </w:rPr>
              <w:t>drilldown supports inspecting any past prediction with its attention heatmap.</w:t>
            </w:r>
          </w:p>
        </w:tc>
      </w:tr>
      <w:tr w:rsidR="00716840" w:rsidRPr="004A2C3A" w14:paraId="29D8A94F" w14:textId="77777777" w:rsidTr="0042011D">
        <w:tc>
          <w:tcPr>
            <w:tcW w:w="715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44" w14:textId="77777777" w:rsidR="00716840" w:rsidRPr="0017247E" w:rsidRDefault="00716840" w:rsidP="004A2C3A">
            <w:pPr>
              <w:rPr>
                <w:b/>
                <w:bCs/>
                <w:sz w:val="20"/>
                <w:szCs w:val="20"/>
              </w:rPr>
            </w:pPr>
            <w:r w:rsidRPr="0017247E">
              <w:rPr>
                <w:b/>
                <w:bCs/>
                <w:sz w:val="20"/>
                <w:szCs w:val="20"/>
              </w:rPr>
              <w:t>Code Execution and Functionality</w:t>
            </w:r>
          </w:p>
        </w:tc>
        <w:tc>
          <w:tcPr>
            <w:tcW w:w="284" w:type="pct"/>
          </w:tcPr>
          <w:p w14:paraId="2A31C0AF" w14:textId="77777777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ins w:id="9006" w:author="Isac Artzi" w:date="2026-08-24T12:00:00Z">
              <w:r>
                <w:t xml:space="preserve">10%</w:t>
              </w:r>
            </w:ins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46" w14:textId="43674C10" w:rsidR="00716840" w:rsidRPr="0017247E" w:rsidRDefault="007A15FB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The code</w:t>
            </w:r>
            <w:r w:rsidR="00716840" w:rsidRPr="0017247E">
              <w:rPr>
                <w:sz w:val="20"/>
                <w:szCs w:val="20"/>
              </w:rPr>
              <w:t xml:space="preserve"> does not execute or fails most tests.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48" w14:textId="6FB9DC33" w:rsidR="00716840" w:rsidRPr="0017247E" w:rsidRDefault="007A15FB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The code</w:t>
            </w:r>
            <w:r w:rsidR="00716840" w:rsidRPr="0017247E">
              <w:rPr>
                <w:sz w:val="20"/>
                <w:szCs w:val="20"/>
              </w:rPr>
              <w:t xml:space="preserve"> executes with frequent issues; required tests are missing.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4A" w14:textId="0350B05D" w:rsidR="00716840" w:rsidRPr="0017247E" w:rsidRDefault="007A15FB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The code</w:t>
            </w:r>
            <w:r w:rsidR="00716840" w:rsidRPr="0017247E">
              <w:rPr>
                <w:sz w:val="20"/>
                <w:szCs w:val="20"/>
              </w:rPr>
              <w:t xml:space="preserve"> executes with some issues; tests cover only input-length validation.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4C" w14:textId="18539934" w:rsidR="00716840" w:rsidRPr="0017247E" w:rsidRDefault="007A15FB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The code</w:t>
            </w:r>
            <w:r w:rsidR="00716840" w:rsidRPr="0017247E">
              <w:rPr>
                <w:sz w:val="20"/>
                <w:szCs w:val="20"/>
              </w:rPr>
              <w:t xml:space="preserve"> executes with minimal issues; all required pytest tests pass </w:t>
            </w:r>
            <w:del w:id="22" w:author="Annemarie Burns (GCE)" w:date="2026-08-14T12:35:00Z" w16du:dateUtc="2026-08-14T19:35:00Z">
              <w:r w:rsidR="00716840" w:rsidRPr="0017247E" w:rsidDel="006B4024">
                <w:rPr>
                  <w:sz w:val="20"/>
                  <w:szCs w:val="20"/>
                </w:rPr>
                <w:delText>(input length, attention shape, regression, Supabase round-trip)</w:delText>
              </w:r>
            </w:del>
            <w:r w:rsidR="00716840" w:rsidRPr="0017247E">
              <w:rPr>
                <w:sz w:val="20"/>
                <w:szCs w:val="20"/>
              </w:rPr>
              <w:t>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4E" w14:textId="15831035" w:rsidR="00716840" w:rsidRPr="0017247E" w:rsidRDefault="007A15FB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The c</w:t>
            </w:r>
            <w:r w:rsidR="00716840" w:rsidRPr="0017247E">
              <w:rPr>
                <w:sz w:val="20"/>
                <w:szCs w:val="20"/>
              </w:rPr>
              <w:t>ode executes flawlessly</w:t>
            </w:r>
            <w:r w:rsidRPr="0017247E">
              <w:rPr>
                <w:sz w:val="20"/>
                <w:szCs w:val="20"/>
              </w:rPr>
              <w:t>. The</w:t>
            </w:r>
            <w:r w:rsidR="00716840" w:rsidRPr="0017247E">
              <w:rPr>
                <w:sz w:val="20"/>
                <w:szCs w:val="20"/>
              </w:rPr>
              <w:t xml:space="preserve"> CI is green; the hand-written attention block is unit-tested; the </w:t>
            </w:r>
            <w:del w:id="23" w:author="Annemarie Burns (GCE)" w:date="2026-08-14T12:34:00Z" w16du:dateUtc="2026-08-14T19:34:00Z">
              <w:r w:rsidR="00716840" w:rsidRPr="0017247E" w:rsidDel="006B4024">
                <w:rPr>
                  <w:sz w:val="20"/>
                  <w:szCs w:val="20"/>
                </w:rPr>
                <w:delText xml:space="preserve">Streamlit </w:delText>
              </w:r>
            </w:del>
            <w:r w:rsidR="00716840" w:rsidRPr="0017247E">
              <w:rPr>
                <w:sz w:val="20"/>
                <w:szCs w:val="20"/>
              </w:rPr>
              <w:t>app degrades gracefully on a Render cold start.</w:t>
            </w:r>
          </w:p>
        </w:tc>
      </w:tr>
      <w:tr w:rsidR="00716840" w:rsidRPr="004A2C3A" w14:paraId="29D8A95B" w14:textId="77777777" w:rsidTr="0042011D">
        <w:tc>
          <w:tcPr>
            <w:tcW w:w="715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50" w14:textId="46ACB6FA" w:rsidR="00716840" w:rsidRPr="0017247E" w:rsidRDefault="00660212" w:rsidP="004A2C3A">
            <w:pPr>
              <w:rPr>
                <w:b/>
                <w:bCs/>
                <w:sz w:val="20"/>
                <w:szCs w:val="20"/>
              </w:rPr>
            </w:pPr>
            <w:r w:rsidRPr="0017247E">
              <w:rPr>
                <w:b/>
                <w:bCs/>
                <w:sz w:val="20"/>
                <w:szCs w:val="20"/>
              </w:rPr>
              <w:lastRenderedPageBreak/>
              <w:t>Professional Documentation</w:t>
            </w:r>
          </w:p>
        </w:tc>
        <w:tc>
          <w:tcPr>
            <w:tcW w:w="284" w:type="pct"/>
          </w:tcPr>
          <w:p w14:paraId="06C688F3" w14:textId="77777777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ins w:id="9007" w:author="Isac Artzi" w:date="2026-08-24T12:00:00Z">
              <w:r>
                <w:t xml:space="preserve">8%</w:t>
              </w:r>
            </w:ins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52" w14:textId="131CC794" w:rsidR="00716840" w:rsidRPr="0017247E" w:rsidRDefault="007A15FB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The d</w:t>
            </w:r>
            <w:r w:rsidR="00716840" w:rsidRPr="0017247E">
              <w:rPr>
                <w:sz w:val="20"/>
                <w:szCs w:val="20"/>
              </w:rPr>
              <w:t>ocumentation is missing.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54" w14:textId="403098BB" w:rsidR="00716840" w:rsidRPr="0017247E" w:rsidRDefault="007A15FB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The d</w:t>
            </w:r>
            <w:r w:rsidR="00716840" w:rsidRPr="0017247E">
              <w:rPr>
                <w:sz w:val="20"/>
                <w:szCs w:val="20"/>
              </w:rPr>
              <w:t>ocumentation is incomplete; deployment URLs are not linked.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56" w14:textId="30C26230" w:rsidR="00716840" w:rsidRPr="0017247E" w:rsidRDefault="007A15FB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The d</w:t>
            </w:r>
            <w:r w:rsidR="00716840" w:rsidRPr="0017247E">
              <w:rPr>
                <w:sz w:val="20"/>
                <w:szCs w:val="20"/>
              </w:rPr>
              <w:t>ocumentation covers the basics but the data-handling story is missing.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58" w14:textId="22E05BA5" w:rsidR="00716840" w:rsidRPr="0017247E" w:rsidRDefault="007A15FB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The d</w:t>
            </w:r>
            <w:r w:rsidR="00716840" w:rsidRPr="0017247E">
              <w:rPr>
                <w:sz w:val="20"/>
                <w:szCs w:val="20"/>
              </w:rPr>
              <w:t>ocumentation is detailed</w:t>
            </w:r>
            <w:r w:rsidRPr="0017247E">
              <w:rPr>
                <w:sz w:val="20"/>
                <w:szCs w:val="20"/>
              </w:rPr>
              <w:t>, including the</w:t>
            </w:r>
            <w:r w:rsidR="00716840" w:rsidRPr="0017247E">
              <w:rPr>
                <w:sz w:val="20"/>
                <w:szCs w:val="20"/>
              </w:rPr>
              <w:t xml:space="preserve"> product pitch, three deployment URLs, model card, and a ‘Data persisted / not persisted’ section are present.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5A" w14:textId="34FC2615" w:rsidR="00716840" w:rsidRPr="0017247E" w:rsidRDefault="007A15FB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The d</w:t>
            </w:r>
            <w:r w:rsidR="00716840" w:rsidRPr="0017247E">
              <w:rPr>
                <w:sz w:val="20"/>
                <w:szCs w:val="20"/>
              </w:rPr>
              <w:t>ocumentation is comprehensive</w:t>
            </w:r>
            <w:r w:rsidRPr="0017247E">
              <w:rPr>
                <w:sz w:val="20"/>
                <w:szCs w:val="20"/>
              </w:rPr>
              <w:t>, including a</w:t>
            </w:r>
            <w:r w:rsidR="00716840" w:rsidRPr="0017247E">
              <w:rPr>
                <w:sz w:val="20"/>
                <w:szCs w:val="20"/>
              </w:rPr>
              <w:t xml:space="preserve"> clear pitch, three deployment URLs, model card, dataset card, and an explicit privacy statement</w:t>
            </w:r>
            <w:del w:id="24" w:author="Annemarie Burns (GCE)" w:date="2026-08-14T12:35:00Z" w16du:dateUtc="2026-08-14T19:35:00Z">
              <w:r w:rsidR="00716840" w:rsidRPr="0017247E" w:rsidDel="009F3831">
                <w:rPr>
                  <w:sz w:val="20"/>
                  <w:szCs w:val="20"/>
                </w:rPr>
                <w:delText xml:space="preserve"> (e.g., raw review text vs. only its hash)</w:delText>
              </w:r>
            </w:del>
            <w:r w:rsidR="00716840" w:rsidRPr="0017247E">
              <w:rPr>
                <w:sz w:val="20"/>
                <w:szCs w:val="20"/>
              </w:rPr>
              <w:t>. If submitted as a team, also includes a per-member individual-contribution statement and a per-member video-walkthrough link.</w:t>
            </w:r>
          </w:p>
        </w:tc>
      </w:tr>
      <w:tr w:rsidR="00533B5D" w:rsidRPr="004A2C3A" w14:paraId="04B54183" w14:textId="77777777" w:rsidTr="00533B5D">
        <w:trPr>
          <w:trHeight w:val="1555"/>
        </w:trPr>
        <w:tc>
          <w:tcPr>
            <w:tcW w:w="7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71406" w14:textId="2AE7E79A" w:rsidR="00533B5D" w:rsidRPr="0017247E" w:rsidRDefault="00533B5D" w:rsidP="00533B5D">
            <w:pPr>
              <w:rPr>
                <w:b/>
                <w:bCs/>
                <w:sz w:val="20"/>
                <w:szCs w:val="20"/>
              </w:rPr>
            </w:pPr>
            <w:r w:rsidRPr="0017247E">
              <w:rPr>
                <w:b/>
                <w:sz w:val="20"/>
                <w:szCs w:val="20"/>
              </w:rPr>
              <w:t>Participation and Contribution</w:t>
            </w:r>
          </w:p>
        </w:tc>
        <w:tc>
          <w:tcPr>
            <w:tcW w:w="284" w:type="pct"/>
          </w:tcPr>
          <w:p w14:paraId="0877FE7A" w14:textId="1DACC7B4" w:rsidR="00533B5D" w:rsidRPr="0017247E" w:rsidRDefault="00533B5D" w:rsidP="00533B5D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16%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A4F0E" w14:textId="0876062E" w:rsidR="00533B5D" w:rsidRPr="0017247E" w:rsidRDefault="00533B5D" w:rsidP="00533B5D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Participation is evident but insufficient, with limited follow-through, uneven contribution, or preventable gaps that reduce overall product quality.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7C9E4" w14:textId="32D7D89F" w:rsidR="00533B5D" w:rsidRPr="0017247E" w:rsidRDefault="00533B5D" w:rsidP="00533B5D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Participation demonstrates minimal contribution, with inconsistent follow-through or limited evidence of sustained engagement in required work.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908C4" w14:textId="1D9E114C" w:rsidR="00533B5D" w:rsidRPr="0017247E" w:rsidRDefault="00533B5D" w:rsidP="00533B5D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Participation demonstrates partial contribution, with most required work completed but uneven effort, timeliness, or ownership.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23858" w14:textId="540A59AA" w:rsidR="00533B5D" w:rsidRPr="0017247E" w:rsidRDefault="00533B5D" w:rsidP="00533B5D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Participation demonstrates clear contribution, with required work completed and communicated, but minor gaps in consistency, initiative, or follow-through.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86C72" w14:textId="2C1EAC6B" w:rsidR="00533B5D" w:rsidRPr="0017247E" w:rsidRDefault="00533B5D" w:rsidP="00533B5D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Participation consistently demonstrates strong ownership, timely follow-through, and meaningful contribution to all required work as an individual or as part of a team.</w:t>
            </w:r>
          </w:p>
        </w:tc>
      </w:tr>
      <w:tr w:rsidR="00716840" w:rsidRPr="004A2C3A" w14:paraId="29D8A967" w14:textId="77777777" w:rsidTr="0042011D">
        <w:trPr>
          <w:trHeight w:val="1555"/>
        </w:trPr>
        <w:tc>
          <w:tcPr>
            <w:tcW w:w="715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5C" w14:textId="77777777" w:rsidR="00716840" w:rsidRPr="0017247E" w:rsidRDefault="00716840" w:rsidP="004A2C3A">
            <w:pPr>
              <w:rPr>
                <w:b/>
                <w:bCs/>
                <w:sz w:val="20"/>
                <w:szCs w:val="20"/>
              </w:rPr>
            </w:pPr>
            <w:r w:rsidRPr="0017247E">
              <w:rPr>
                <w:b/>
                <w:bCs/>
                <w:sz w:val="20"/>
                <w:szCs w:val="20"/>
              </w:rPr>
              <w:t>Ethical Consideration (Risk &amp; Disclosure)</w:t>
            </w:r>
          </w:p>
        </w:tc>
        <w:tc>
          <w:tcPr>
            <w:tcW w:w="284" w:type="pct"/>
          </w:tcPr>
          <w:p w14:paraId="26F89EC9" w14:textId="77777777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ins w:id="9008" w:author="Isac Artzi" w:date="2026-08-24T12:00:00Z">
              <w:r>
                <w:t xml:space="preserve">8%</w:t>
              </w:r>
            </w:ins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5E" w14:textId="5BBE1A02" w:rsidR="00716840" w:rsidRPr="0017247E" w:rsidRDefault="00716840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Ethical considerations are missing.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60" w14:textId="26451663" w:rsidR="00716840" w:rsidRPr="0017247E" w:rsidRDefault="007A15FB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A b</w:t>
            </w:r>
            <w:r w:rsidR="00716840" w:rsidRPr="0017247E">
              <w:rPr>
                <w:sz w:val="20"/>
                <w:szCs w:val="20"/>
              </w:rPr>
              <w:t>asic</w:t>
            </w:r>
            <w:r w:rsidRPr="0017247E">
              <w:rPr>
                <w:sz w:val="20"/>
                <w:szCs w:val="20"/>
              </w:rPr>
              <w:t xml:space="preserve"> discussion of</w:t>
            </w:r>
            <w:r w:rsidR="00716840" w:rsidRPr="0017247E">
              <w:rPr>
                <w:sz w:val="20"/>
                <w:szCs w:val="20"/>
              </w:rPr>
              <w:t xml:space="preserve"> risks are mentioned but lack specificity.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62" w14:textId="38CA4D96" w:rsidR="00716840" w:rsidRPr="0017247E" w:rsidRDefault="007A15FB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A discussion of r</w:t>
            </w:r>
            <w:r w:rsidR="00716840" w:rsidRPr="0017247E">
              <w:rPr>
                <w:sz w:val="20"/>
                <w:szCs w:val="20"/>
              </w:rPr>
              <w:t>ealistic risks are identified but the guardrails are vague.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64" w14:textId="79A59715" w:rsidR="00716840" w:rsidRPr="0017247E" w:rsidRDefault="007A15FB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A g</w:t>
            </w:r>
            <w:r w:rsidR="00716840" w:rsidRPr="0017247E">
              <w:rPr>
                <w:sz w:val="20"/>
                <w:szCs w:val="20"/>
              </w:rPr>
              <w:t>ood discussion of who is harmed by a confidently-wrong forecast or sentiment score, with concrete guardrails</w:t>
            </w:r>
            <w:r w:rsidRPr="0017247E">
              <w:rPr>
                <w:sz w:val="20"/>
                <w:szCs w:val="20"/>
              </w:rPr>
              <w:t xml:space="preserve"> is present</w:t>
            </w:r>
            <w:r w:rsidR="00716840" w:rsidRPr="0017247E">
              <w:rPr>
                <w:sz w:val="20"/>
                <w:szCs w:val="20"/>
              </w:rPr>
              <w:t>.</w:t>
            </w:r>
          </w:p>
        </w:tc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A966" w14:textId="34657CA8" w:rsidR="00716840" w:rsidRPr="0017247E" w:rsidRDefault="007A15FB" w:rsidP="004A2C3A">
            <w:pPr>
              <w:spacing w:before="60"/>
              <w:rPr>
                <w:sz w:val="20"/>
                <w:szCs w:val="20"/>
              </w:rPr>
            </w:pPr>
            <w:r w:rsidRPr="0017247E">
              <w:rPr>
                <w:sz w:val="20"/>
                <w:szCs w:val="20"/>
              </w:rPr>
              <w:t>A c</w:t>
            </w:r>
            <w:r w:rsidR="00716840" w:rsidRPr="0017247E">
              <w:rPr>
                <w:sz w:val="20"/>
                <w:szCs w:val="20"/>
              </w:rPr>
              <w:t xml:space="preserve">omprehensive </w:t>
            </w:r>
            <w:r w:rsidRPr="0017247E">
              <w:rPr>
                <w:sz w:val="20"/>
                <w:szCs w:val="20"/>
              </w:rPr>
              <w:t xml:space="preserve">discussion </w:t>
            </w:r>
            <w:r w:rsidR="00716840" w:rsidRPr="0017247E">
              <w:rPr>
                <w:sz w:val="20"/>
                <w:szCs w:val="20"/>
              </w:rPr>
              <w:t>naming the customer scenario, concrete guardrails</w:t>
            </w:r>
            <w:del w:id="25" w:author="Annemarie Burns (GCE)" w:date="2026-08-14T12:35:00Z" w16du:dateUtc="2026-08-14T19:35:00Z">
              <w:r w:rsidR="00716840" w:rsidRPr="0017247E" w:rsidDel="008E0753">
                <w:rPr>
                  <w:sz w:val="20"/>
                  <w:szCs w:val="20"/>
                </w:rPr>
                <w:delText xml:space="preserve"> (confidence intervals, climatology fallback, disclosed bias)</w:delText>
              </w:r>
            </w:del>
            <w:r w:rsidR="00716840" w:rsidRPr="0017247E">
              <w:rPr>
                <w:sz w:val="20"/>
                <w:szCs w:val="20"/>
              </w:rPr>
              <w:t>, and a Christian-worldview reflection on stewardship of model uncertainty</w:t>
            </w:r>
            <w:r w:rsidRPr="0017247E">
              <w:rPr>
                <w:sz w:val="20"/>
                <w:szCs w:val="20"/>
              </w:rPr>
              <w:t xml:space="preserve"> is present</w:t>
            </w:r>
            <w:r w:rsidR="00716840" w:rsidRPr="0017247E">
              <w:rPr>
                <w:sz w:val="20"/>
                <w:szCs w:val="20"/>
              </w:rPr>
              <w:t>.</w:t>
            </w:r>
          </w:p>
        </w:tc>
      </w:tr>
    </w:tbl>
    <w:p w14:paraId="29D8A968" w14:textId="77777777" w:rsidR="00C4296F" w:rsidRPr="004A2C3A" w:rsidRDefault="00C4296F">
      <w:pPr>
        <w:rPr>
          <w:sz w:val="22"/>
          <w:szCs w:val="22"/>
        </w:rPr>
      </w:pPr>
    </w:p>
    <w:sectPr w:rsidR="00C4296F" w:rsidRPr="004A2C3A" w:rsidSect="00896EA6">
      <w:headerReference w:type="default" r:id="rId14"/>
      <w:footerReference w:type="default" r:id="rId15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nemarie Burns (GCE)" w:date="2026-08-14T12:32:00Z" w:initials="AB">
    <w:p w14:paraId="2BC46CB8" w14:textId="26A74285" w:rsidR="006B4024" w:rsidRDefault="006B4024">
      <w:pPr>
        <w:pStyle w:val="CommentText"/>
      </w:pPr>
      <w:r>
        <w:rPr>
          <w:rStyle w:val="CommentReference"/>
        </w:rPr>
        <w:annotationRef/>
      </w:r>
      <w:r>
        <w:t xml:space="preserve">Percentages are missing </w:t>
      </w:r>
    </w:p>
  </w:comment>
  <w:comment w:id="1" w:author="Isac Artzi" w:date="2026-08-24T12:00:00Z" w:initials="IA">
    <w:p w14:paraId="3723517B" w14:textId="45349D06">
      <w:pPr>
        <w:pStyle w:val="CommentText"/>
      </w:pPr>
      <w:r>
        <w:rPr>
          <w:rStyle w:val="CommentReference"/>
        </w:rPr>
        <w:annotationRef/>
      </w:r>
      <w:r>
        <w:t xml:space="preserve">Added. Rows 2-5 carry 12% each, the deployment criterion and Code Execution 10% each, Documentation and Ethical Consideration 8% each, Participation stays at 16%. Same scheme across all seven rubrics. The header row was also shifted one column — the labels were off by one and “Target” was missing. Realigned.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C46CB8" w15:done="0"/>
  <w15:commentEx w15:paraId="3723517B" w15:paraIdParent="2BC46C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57E0BD" w16cex:dateUtc="2026-08-14T19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C46CB8" w16cid:durableId="1757E0BD"/>
  <w16cid:commentId w16cid:paraId="3723517B" w16cid:durableId="96CC10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22517" w14:textId="77777777" w:rsidR="00C72BF1" w:rsidRDefault="00C72BF1">
      <w:r>
        <w:separator/>
      </w:r>
    </w:p>
  </w:endnote>
  <w:endnote w:type="continuationSeparator" w:id="0">
    <w:p w14:paraId="444F18E9" w14:textId="77777777" w:rsidR="00C72BF1" w:rsidRDefault="00C72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8A968" w14:textId="77777777" w:rsidR="00874B19" w:rsidRDefault="00010429">
    <w:pPr>
      <w:jc w:val="center"/>
    </w:pPr>
    <w:r>
      <w:rPr>
        <w:color w:val="888888"/>
        <w:sz w:val="16"/>
        <w:szCs w:val="16"/>
      </w:rPr>
      <w:t>© 2026. Grand Canyon University.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7C4A7" w14:textId="77777777" w:rsidR="00C72BF1" w:rsidRDefault="00C72BF1">
      <w:r>
        <w:separator/>
      </w:r>
    </w:p>
  </w:footnote>
  <w:footnote w:type="continuationSeparator" w:id="0">
    <w:p w14:paraId="331B420B" w14:textId="77777777" w:rsidR="00C72BF1" w:rsidRDefault="00C72B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D10E0" w14:textId="5229B633" w:rsidR="005C072C" w:rsidRDefault="005C072C">
    <w:pPr>
      <w:pStyle w:val="Header"/>
    </w:pPr>
    <w:r w:rsidRPr="00C96FA7">
      <w:rPr>
        <w:noProof/>
      </w:rPr>
      <w:drawing>
        <wp:inline distT="0" distB="0" distL="0" distR="0" wp14:anchorId="253F98EC" wp14:editId="13DA59C6">
          <wp:extent cx="2752725" cy="619125"/>
          <wp:effectExtent l="0" t="0" r="9525" b="9525"/>
          <wp:docPr id="612470386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2470386" name="Picture 1" descr="A black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2725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73AD2"/>
    <w:multiLevelType w:val="hybridMultilevel"/>
    <w:tmpl w:val="B074D844"/>
    <w:lvl w:ilvl="0" w:tplc="538A30F6">
      <w:start w:val="1"/>
      <w:numFmt w:val="bullet"/>
      <w:lvlText w:val="●"/>
      <w:lvlJc w:val="left"/>
      <w:pPr>
        <w:ind w:left="720" w:hanging="360"/>
      </w:pPr>
    </w:lvl>
    <w:lvl w:ilvl="1" w:tplc="CBC2868E">
      <w:start w:val="1"/>
      <w:numFmt w:val="bullet"/>
      <w:lvlText w:val="○"/>
      <w:lvlJc w:val="left"/>
      <w:pPr>
        <w:ind w:left="1440" w:hanging="360"/>
      </w:pPr>
    </w:lvl>
    <w:lvl w:ilvl="2" w:tplc="8B54A0BA">
      <w:start w:val="1"/>
      <w:numFmt w:val="bullet"/>
      <w:lvlText w:val="■"/>
      <w:lvlJc w:val="left"/>
      <w:pPr>
        <w:ind w:left="2160" w:hanging="360"/>
      </w:pPr>
    </w:lvl>
    <w:lvl w:ilvl="3" w:tplc="7DACB250">
      <w:start w:val="1"/>
      <w:numFmt w:val="bullet"/>
      <w:lvlText w:val="●"/>
      <w:lvlJc w:val="left"/>
      <w:pPr>
        <w:ind w:left="2880" w:hanging="360"/>
      </w:pPr>
    </w:lvl>
    <w:lvl w:ilvl="4" w:tplc="15DCD5BA">
      <w:start w:val="1"/>
      <w:numFmt w:val="bullet"/>
      <w:lvlText w:val="○"/>
      <w:lvlJc w:val="left"/>
      <w:pPr>
        <w:ind w:left="3600" w:hanging="360"/>
      </w:pPr>
    </w:lvl>
    <w:lvl w:ilvl="5" w:tplc="D98E9E34">
      <w:start w:val="1"/>
      <w:numFmt w:val="bullet"/>
      <w:lvlText w:val="■"/>
      <w:lvlJc w:val="left"/>
      <w:pPr>
        <w:ind w:left="4320" w:hanging="360"/>
      </w:pPr>
    </w:lvl>
    <w:lvl w:ilvl="6" w:tplc="BCACA5CA">
      <w:start w:val="1"/>
      <w:numFmt w:val="bullet"/>
      <w:lvlText w:val="●"/>
      <w:lvlJc w:val="left"/>
      <w:pPr>
        <w:ind w:left="5040" w:hanging="360"/>
      </w:pPr>
    </w:lvl>
    <w:lvl w:ilvl="7" w:tplc="BB286460">
      <w:start w:val="1"/>
      <w:numFmt w:val="bullet"/>
      <w:lvlText w:val="●"/>
      <w:lvlJc w:val="left"/>
      <w:pPr>
        <w:ind w:left="5760" w:hanging="360"/>
      </w:pPr>
    </w:lvl>
    <w:lvl w:ilvl="8" w:tplc="1D943F0E">
      <w:start w:val="1"/>
      <w:numFmt w:val="bullet"/>
      <w:lvlText w:val="●"/>
      <w:lvlJc w:val="left"/>
      <w:pPr>
        <w:ind w:left="6480" w:hanging="360"/>
      </w:pPr>
    </w:lvl>
  </w:abstractNum>
  <w:num w:numId="1" w16cid:durableId="1402018944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emarie Burns (GCE)">
    <w15:presenceInfo w15:providerId="AD" w15:userId="S::Annemarie.Burns@gce.com::f1784f7c-0316-434a-bc1b-2a7d5797b5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B19"/>
    <w:rsid w:val="00010429"/>
    <w:rsid w:val="0017247E"/>
    <w:rsid w:val="001B5A20"/>
    <w:rsid w:val="002E6BA0"/>
    <w:rsid w:val="00305EB0"/>
    <w:rsid w:val="0042011D"/>
    <w:rsid w:val="004A2C3A"/>
    <w:rsid w:val="00533B5D"/>
    <w:rsid w:val="005C072C"/>
    <w:rsid w:val="00660212"/>
    <w:rsid w:val="006A37F8"/>
    <w:rsid w:val="006B4024"/>
    <w:rsid w:val="0070714C"/>
    <w:rsid w:val="00716840"/>
    <w:rsid w:val="007A15FB"/>
    <w:rsid w:val="00874B19"/>
    <w:rsid w:val="00896EA6"/>
    <w:rsid w:val="008E0753"/>
    <w:rsid w:val="00923260"/>
    <w:rsid w:val="009F3831"/>
    <w:rsid w:val="00AF393C"/>
    <w:rsid w:val="00C4296F"/>
    <w:rsid w:val="00C72BF1"/>
    <w:rsid w:val="00DC1378"/>
    <w:rsid w:val="00FD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8A900"/>
  <w15:docId w15:val="{B0635501-3426-489C-BFA7-6AD989A98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C07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072C"/>
  </w:style>
  <w:style w:type="paragraph" w:styleId="Footer">
    <w:name w:val="footer"/>
    <w:basedOn w:val="Normal"/>
    <w:link w:val="FooterChar"/>
    <w:uiPriority w:val="99"/>
    <w:unhideWhenUsed/>
    <w:rsid w:val="005C07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072C"/>
  </w:style>
  <w:style w:type="paragraph" w:styleId="Revision">
    <w:name w:val="Revision"/>
    <w:hidden/>
    <w:uiPriority w:val="99"/>
    <w:semiHidden/>
    <w:rsid w:val="0042011D"/>
  </w:style>
  <w:style w:type="character" w:styleId="CommentReference">
    <w:name w:val="annotation reference"/>
    <w:basedOn w:val="DefaultParagraphFont"/>
    <w:uiPriority w:val="99"/>
    <w:semiHidden/>
    <w:unhideWhenUsed/>
    <w:rsid w:val="006B40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402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40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40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402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A2D19B44CEB84096BF732DE0C55A0F" ma:contentTypeVersion="2381" ma:contentTypeDescription="Create a new document." ma:contentTypeScope="" ma:versionID="60d70802ba3b2fd5fc57ef360dbea8e6">
  <xsd:schema xmlns:xsd="http://www.w3.org/2001/XMLSchema" xmlns:xs="http://www.w3.org/2001/XMLSchema" xmlns:p="http://schemas.microsoft.com/office/2006/metadata/properties" xmlns:ns1="http://schemas.microsoft.com/sharepoint/v3" xmlns:ns2="b3b59848-949a-4ed4-8036-feb011ce2b52" xmlns:ns3="37d47695-dda2-48a2-87bc-2a1f7ac7fedc" targetNamespace="http://schemas.microsoft.com/office/2006/metadata/properties" ma:root="true" ma:fieldsID="11b016fb20446eff80a72bef3d65e9bc" ns1:_="" ns2:_="" ns3:_="">
    <xsd:import namespace="http://schemas.microsoft.com/sharepoint/v3"/>
    <xsd:import namespace="b3b59848-949a-4ed4-8036-feb011ce2b52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59848-949a-4ed4-8036-feb011ce2b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b3b59848-949a-4ed4-8036-feb011ce2b52">
      <Terms xmlns="http://schemas.microsoft.com/office/infopath/2007/PartnerControls"/>
    </lcf76f155ced4ddcb4097134ff3c332f>
    <_Flow_SignoffStatus xmlns="b3b59848-949a-4ed4-8036-feb011ce2b52" xsi:nil="true"/>
    <TaxCatchAll xmlns="37d47695-dda2-48a2-87bc-2a1f7ac7fedc" xsi:nil="true"/>
  </documentManagement>
</p:properties>
</file>

<file path=customXml/itemProps1.xml><?xml version="1.0" encoding="utf-8"?>
<ds:datastoreItem xmlns:ds="http://schemas.openxmlformats.org/officeDocument/2006/customXml" ds:itemID="{D308A180-42FE-4BAD-9BEB-DC0DEEB029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3b59848-949a-4ed4-8036-feb011ce2b52"/>
    <ds:schemaRef ds:uri="37d47695-dda2-48a2-87bc-2a1f7ac7fe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1939C3-3D0C-437F-A931-0817BF49F6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ABD2B2-3E87-474C-AE6C-7017645A7B8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3b59848-949a-4ed4-8036-feb011ce2b52"/>
    <ds:schemaRef ds:uri="37d47695-dda2-48a2-87bc-2a1f7ac7fe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900</Words>
  <Characters>5133</Characters>
  <Application>Microsoft Office Word</Application>
  <DocSecurity>0</DocSecurity>
  <Lines>42</Lines>
  <Paragraphs>12</Paragraphs>
  <ScaleCrop>false</ScaleCrop>
  <Company>Grand Canyon Education</Company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Sequence Models and Attention — Rubric</dc:title>
  <dc:creator>Grand Canyon University — College of Engineering and Technology</dc:creator>
  <cp:lastModifiedBy>Annemarie Burns (GCE)</cp:lastModifiedBy>
  <cp:revision>18</cp:revision>
  <dcterms:created xsi:type="dcterms:W3CDTF">2026-05-27T05:35:00Z</dcterms:created>
  <dcterms:modified xsi:type="dcterms:W3CDTF">2026-08-14T19:36:00Z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0x01010022A2D19B44CEB84096BF732DE0C55A0F</vt:lpwstr>
  </property>
  <property fmtid="{D5CDD505-2E9C-101B-9397-08002B2CF9AE}" pid="3" name="MediaServiceImageTags">
    <vt:lpwstr/>
  </property>
</Properties>
</file>