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96F23" w14:textId="77777777" w:rsidR="006B43EA" w:rsidRDefault="006B43EA">
      <w:pPr>
        <w:tabs>
          <w:tab w:val="right" w:pos="10800"/>
        </w:tabs>
        <w:spacing w:after="240"/>
        <w:rPr>
          <w:rFonts w:ascii="Times New Roman" w:eastAsiaTheme="minorHAnsi" w:hAnsi="Times New Roman" w:cstheme="minorBidi"/>
          <w:kern w:val="2"/>
          <w:sz w:val="40"/>
          <w:szCs w:val="40"/>
          <w14:ligatures w14:val="standardContextual"/>
        </w:rPr>
      </w:pPr>
    </w:p>
    <w:p w14:paraId="39A1CF51" w14:textId="77777777" w:rsidR="00025B2F" w:rsidRPr="00025B2F" w:rsidRDefault="008409BF" w:rsidP="00025B2F">
      <w:pPr>
        <w:tabs>
          <w:tab w:val="right" w:pos="10800"/>
        </w:tabs>
        <w:spacing w:after="240"/>
        <w:jc w:val="center"/>
        <w:rPr>
          <w:rFonts w:ascii="Times New Roman" w:eastAsiaTheme="minorHAnsi" w:hAnsi="Times New Roman" w:cstheme="minorBidi"/>
          <w:b/>
          <w:bCs/>
          <w:kern w:val="2"/>
          <w:sz w:val="40"/>
          <w:szCs w:val="40"/>
          <w14:ligatures w14:val="standardContextual"/>
        </w:rPr>
      </w:pPr>
      <w:commentRangeStart w:id="47"/>
      <w:r>
        <w:rPr>
          <w:rFonts w:ascii="Times New Roman" w:eastAsiaTheme="minorHAnsi" w:hAnsi="Times New Roman" w:cstheme="minorBidi"/>
          <w:kern w:val="2"/>
          <w:sz w:val="40"/>
          <w:szCs w:val="40"/>
          <w14:ligatures w14:val="standardContextual"/>
        </w:rPr>
        <w:t xml:space="preserve">AIT-204 Topic 5 Rubric: </w:t>
      </w:r>
      <w:commentRangeEnd w:id="47"/>
      <w:r>
        <w:rPr>
          <w:rStyle w:val="CommentReference"/>
        </w:rPr>
        <w:commentReference w:id="47"/>
      </w:r>
    </w:p>
    <w:p w14:paraId="635B05F2" w14:textId="77777777" w:rsidR="00025B2F" w:rsidRPr="00794519" w:rsidRDefault="00025B2F" w:rsidP="00025B2F">
      <w:pPr>
        <w:tabs>
          <w:tab w:val="right" w:pos="10800"/>
        </w:tabs>
        <w:spacing w:after="240"/>
        <w:jc w:val="center"/>
        <w:rPr>
          <w:rFonts w:ascii="Times New Roman" w:eastAsiaTheme="minorHAnsi" w:hAnsi="Times New Roman" w:cstheme="minorBidi"/>
          <w:kern w:val="2"/>
          <w:sz w:val="40"/>
          <w:szCs w:val="40"/>
          <w14:ligatures w14:val="standardContextual"/>
        </w:rPr>
      </w:pPr>
      <w:r w:rsidRPr="00794519">
        <w:rPr>
          <w:rFonts w:ascii="Times New Roman" w:eastAsiaTheme="minorHAnsi" w:hAnsi="Times New Roman" w:cstheme="minorBidi"/>
          <w:kern w:val="2"/>
          <w:sz w:val="40"/>
          <w:szCs w:val="40"/>
          <w14:ligatures w14:val="standardContextual"/>
        </w:rPr>
        <w:t xml:space="preserve">CLC - Product 5: “TrioFormer”: A Side-by-Side Transformer Inference Service </w:t>
      </w:r>
    </w:p>
    <w:p w14:paraId="13952F3D" w14:textId="3A73827B" w:rsidR="006C3C5C" w:rsidRDefault="006C3C5C" w:rsidP="006B43EA">
      <w:pPr>
        <w:tabs>
          <w:tab w:val="right" w:pos="10800"/>
        </w:tabs>
        <w:spacing w:after="240"/>
        <w:jc w:val="center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9"/>
        <w:gridCol w:w="798"/>
        <w:gridCol w:w="2177"/>
        <w:gridCol w:w="2177"/>
        <w:gridCol w:w="2177"/>
        <w:gridCol w:w="2176"/>
        <w:gridCol w:w="2176"/>
        <w:tblGridChange w:id="0">
          <w:tblGrid>
            <w:gridCol w:w="2709"/>
            <w:gridCol w:w="798"/>
            <w:gridCol w:w="2177"/>
            <w:gridCol w:w="2177"/>
            <w:gridCol w:w="2177"/>
            <w:gridCol w:w="2176"/>
            <w:gridCol w:w="2176"/>
          </w:tblGrid>
        </w:tblGridChange>
      </w:tblGrid>
      <w:tr w:rsidR="00E41AD4" w14:paraId="13952F44" w14:textId="77777777" w:rsidTr="00E41AD4">
        <w:tc>
          <w:tcPr>
            <w:tcW w:w="94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3E" w14:textId="0D13EA11" w:rsidR="00E41AD4" w:rsidRPr="00942767" w:rsidRDefault="00E41AD4" w:rsidP="00E41AD4">
            <w:pPr>
              <w:rPr>
                <w:b/>
                <w:bCs/>
                <w:sz w:val="20"/>
                <w:szCs w:val="20"/>
              </w:rPr>
            </w:pPr>
            <w:r w:rsidRPr="00942767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277" w:type="pct"/>
          </w:tcPr>
          <w:p w14:paraId="42A40D8D" w14:textId="50073909" w:rsidR="00E41AD4" w:rsidRPr="00942767" w:rsidRDefault="00E41AD4" w:rsidP="00E41AD4">
            <w:pPr>
              <w:rPr>
                <w:b/>
                <w:bCs/>
                <w:color w:val="1F4E79"/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 xml:space="preserve">% </w:t>
            </w:r>
            <w:commentRangeStart w:id="1"/>
            <w:commentRangeStart w:id="43"/>
            <w:r w:rsidRPr="00942767">
              <w:rPr>
                <w:sz w:val="20"/>
                <w:szCs w:val="20"/>
              </w:rPr>
              <w:t>Value</w:t>
            </w:r>
            <w:commentRangeEnd w:id="1"/>
            <w:r w:rsidR="00982AFF" w:rsidRPr="00942767">
              <w:rPr>
                <w:rStyle w:val="CommentReference"/>
                <w:b/>
                <w:bCs/>
                <w:color w:val="1F4E79"/>
                <w:sz w:val="20"/>
                <w:szCs w:val="20"/>
              </w:rPr>
              <w:commentReference w:id="1"/>
            </w:r>
            <w:commentRangeEnd w:id="43"/>
            <w:r>
              <w:rPr>
                <w:rStyle w:val="CommentReference"/>
              </w:rPr>
              <w:commentReference w:id="43"/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3F" w14:textId="3BF6D292" w:rsidR="00E41AD4" w:rsidRPr="00942767" w:rsidRDefault="00E41AD4" w:rsidP="00E41AD4">
            <w:pPr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Unsatisfactory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40" w14:textId="17CA599B" w:rsidR="00E41AD4" w:rsidRPr="00942767" w:rsidRDefault="00E41AD4" w:rsidP="00E41AD4">
            <w:pPr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Insufficient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41" w14:textId="4750CFCB" w:rsidR="00E41AD4" w:rsidRPr="00942767" w:rsidRDefault="00E41AD4" w:rsidP="00E41AD4">
            <w:pPr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Approaching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42" w14:textId="7C53BBB3" w:rsidR="00E41AD4" w:rsidRPr="00942767" w:rsidRDefault="00E41AD4" w:rsidP="00E41AD4">
            <w:pPr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Acceptable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43" w14:textId="5305D8A1" w:rsidR="00E41AD4" w:rsidRPr="00942767" w:rsidRDefault="00E41AD4" w:rsidP="00E41AD4">
            <w:pPr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Target</w:t>
            </w:r>
          </w:p>
        </w:tc>
      </w:tr>
      <w:tr w:rsidR="00E41AD4" w14:paraId="34286976" w14:textId="77777777" w:rsidTr="00E41AD4">
        <w:tc>
          <w:tcPr>
            <w:tcW w:w="94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3C4BE" w14:textId="2254764D" w:rsidR="00E41AD4" w:rsidRPr="00942767" w:rsidRDefault="00E41AD4" w:rsidP="00E41AD4">
            <w:pPr>
              <w:rPr>
                <w:b/>
                <w:bCs/>
                <w:color w:val="1F4E79"/>
                <w:sz w:val="20"/>
                <w:szCs w:val="20"/>
              </w:rPr>
            </w:pPr>
            <w:r w:rsidRPr="00942767">
              <w:rPr>
                <w:b/>
                <w:bCs/>
                <w:sz w:val="20"/>
                <w:szCs w:val="20"/>
              </w:rPr>
              <w:t>% Scaling</w:t>
            </w:r>
          </w:p>
        </w:tc>
        <w:tc>
          <w:tcPr>
            <w:tcW w:w="277" w:type="pct"/>
          </w:tcPr>
          <w:p w14:paraId="54D0BE9A" w14:textId="77777777" w:rsidR="00E41AD4" w:rsidRPr="00942767" w:rsidRDefault="00E41AD4" w:rsidP="00982AFF"/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0FA5BB" w14:textId="1D4B2B56" w:rsidR="00E41AD4" w:rsidRPr="00942767" w:rsidRDefault="00E41AD4" w:rsidP="00E41AD4">
            <w:pPr>
              <w:rPr>
                <w:b/>
                <w:bCs/>
                <w:color w:val="1F4E79"/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0%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5E8AD" w14:textId="67CA4108" w:rsidR="00E41AD4" w:rsidRPr="00942767" w:rsidRDefault="00E41AD4" w:rsidP="00E41AD4">
            <w:pPr>
              <w:rPr>
                <w:b/>
                <w:bCs/>
                <w:color w:val="1F4E79"/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65%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C047F" w14:textId="552DB1FD" w:rsidR="00E41AD4" w:rsidRPr="00942767" w:rsidRDefault="00E41AD4" w:rsidP="00E41AD4">
            <w:pPr>
              <w:rPr>
                <w:b/>
                <w:bCs/>
                <w:color w:val="1F4E79"/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75%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55932" w14:textId="551207D5" w:rsidR="00E41AD4" w:rsidRPr="00942767" w:rsidRDefault="00E41AD4" w:rsidP="00E41AD4">
            <w:pPr>
              <w:rPr>
                <w:b/>
                <w:bCs/>
                <w:color w:val="1F4E79"/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85%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BC3EE" w14:textId="2FC356D0" w:rsidR="00E41AD4" w:rsidRPr="00942767" w:rsidRDefault="00E41AD4" w:rsidP="00E41AD4">
            <w:pPr>
              <w:rPr>
                <w:b/>
                <w:bCs/>
                <w:color w:val="1F4E79"/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100%</w:t>
            </w:r>
          </w:p>
        </w:tc>
      </w:tr>
      <w:tr w:rsidR="006B43EA" w:rsidRPr="00650B17" w14:paraId="13952F50" w14:textId="77777777" w:rsidTr="00E41AD4">
        <w:trPr>
          <w:del w:id="9001" w:author="Isac Artzi" w:date="2026-08-24T12:00:00Z"/>
        </w:trPr>
        <w:tc>
          <w:tcPr>
            <w:tcW w:w="941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45" w14:textId="77777777" w:rsidR="006B43EA" w:rsidRPr="00942767" w:rsidRDefault="006B43EA">
            <w:pPr>
              <w:rPr>
                <w:b/>
                <w:bCs/>
                <w:sz w:val="20"/>
                <w:szCs w:val="20"/>
              </w:rPr>
            </w:pPr>
            <w:del w:id="9002" w:author="Isac Artzi" w:date="2026-08-24T12:00:00Z">
              <w:r w:rsidRPr="00942767">
                <w:rPr>
                  <w:b/>
                  <w:bCs/>
                  <w:sz w:val="20"/>
                  <w:szCs w:val="20"/>
                </w:rPr>
                <w:delText>Multi-Head Attention &amp; Positional Encoding Derivation</w:delText>
              </w:r>
            </w:del>
          </w:p>
        </w:tc>
        <w:tc>
          <w:tcPr>
            <w:tcW w:w="277" w:type="pct"/>
          </w:tcPr>
          <w:p w14:paraId="7DE2E07F" w14:textId="77777777" w:rsidR="006B43EA" w:rsidRPr="00942767" w:rsidRDefault="006B43EA">
            <w:pPr>
              <w:rPr>
                <w:sz w:val="20"/>
                <w:szCs w:val="20"/>
              </w:rPr>
            </w:pP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47" w14:textId="6470E95D" w:rsidR="006B43EA" w:rsidRPr="00942767" w:rsidRDefault="004434E3">
            <w:pPr>
              <w:spacing w:before="60"/>
              <w:rPr>
                <w:sz w:val="20"/>
                <w:szCs w:val="20"/>
              </w:rPr>
            </w:pPr>
            <w:del w:id="9003" w:author="Isac Artzi" w:date="2026-08-24T12:00:00Z">
              <w:r w:rsidRPr="00942767">
                <w:rPr>
                  <w:sz w:val="20"/>
                  <w:szCs w:val="20"/>
                </w:rPr>
                <w:delText>The multi-head attention and positional encoding derivation</w:delText>
              </w:r>
            </w:del>
            <w:del w:id="9004" w:author="Isac Artzi" w:date="2026-08-24T12:00:00Z">
              <w:r w:rsidR="006B43EA" w:rsidRPr="00942767">
                <w:rPr>
                  <w:sz w:val="20"/>
                  <w:szCs w:val="20"/>
                </w:rPr>
                <w:delText xml:space="preserve"> of multi-head attention and positional encoding is missing.</w:delText>
              </w:r>
            </w:del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49" w14:textId="4468D9E3" w:rsidR="006B43EA" w:rsidRPr="00942767" w:rsidRDefault="00650B17">
            <w:pPr>
              <w:spacing w:before="60"/>
              <w:rPr>
                <w:sz w:val="20"/>
                <w:szCs w:val="20"/>
              </w:rPr>
            </w:pPr>
            <w:del w:id="9005" w:author="Isac Artzi" w:date="2026-08-24T12:00:00Z">
              <w:r w:rsidRPr="00942767">
                <w:rPr>
                  <w:sz w:val="20"/>
                  <w:szCs w:val="20"/>
                </w:rPr>
                <w:delText>A multi-head attention and positional encoding derivation</w:delText>
              </w:r>
            </w:del>
            <w:del w:id="9006" w:author="Isac Artzi" w:date="2026-08-24T12:00:00Z">
              <w:r w:rsidR="006B43EA" w:rsidRPr="00942767">
                <w:rPr>
                  <w:sz w:val="20"/>
                  <w:szCs w:val="20"/>
                </w:rPr>
                <w:delText xml:space="preserve"> is provided with errors; the comparison of sinusoidal/learned/rotary encodings is missing.</w:delText>
              </w:r>
            </w:del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4B" w14:textId="6AFD5A3F" w:rsidR="006B43EA" w:rsidRPr="00942767" w:rsidRDefault="00650B17">
            <w:pPr>
              <w:spacing w:before="60"/>
              <w:rPr>
                <w:sz w:val="20"/>
                <w:szCs w:val="20"/>
              </w:rPr>
            </w:pPr>
            <w:del w:id="9007" w:author="Isac Artzi" w:date="2026-08-24T12:00:00Z">
              <w:r w:rsidRPr="00942767">
                <w:rPr>
                  <w:sz w:val="20"/>
                  <w:szCs w:val="20"/>
                </w:rPr>
                <w:delText>The multi-head attention and positional encoding derivation</w:delText>
              </w:r>
            </w:del>
            <w:del w:id="9008" w:author="Isac Artzi" w:date="2026-08-24T12:00:00Z">
              <w:r w:rsidR="006B43EA" w:rsidRPr="00942767">
                <w:rPr>
                  <w:sz w:val="20"/>
                  <w:szCs w:val="20"/>
                </w:rPr>
                <w:delText xml:space="preserve"> is covered but the comparison among positional-encoding schemes lacks clarity.</w:delText>
              </w:r>
            </w:del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4D" w14:textId="6E600BDD" w:rsidR="006B43EA" w:rsidRPr="00942767" w:rsidRDefault="00650B17">
            <w:pPr>
              <w:spacing w:before="60"/>
              <w:rPr>
                <w:sz w:val="20"/>
                <w:szCs w:val="20"/>
              </w:rPr>
            </w:pPr>
            <w:del w:id="9009" w:author="Isac Artzi" w:date="2026-08-24T12:00:00Z">
              <w:r w:rsidRPr="00942767">
                <w:rPr>
                  <w:sz w:val="20"/>
                  <w:szCs w:val="20"/>
                </w:rPr>
                <w:delText>The multi-head attention and positional encoding derivation</w:delText>
              </w:r>
            </w:del>
            <w:del w:id="9010" w:author="Isac Artzi" w:date="2026-08-24T12:00:00Z">
              <w:r w:rsidR="006B43EA" w:rsidRPr="00942767">
                <w:rPr>
                  <w:sz w:val="20"/>
                  <w:szCs w:val="20"/>
                </w:rPr>
                <w:delText xml:space="preserve"> is clearly explained with correct notation and a side-by-side comparison of sinusoidal, learned, and rotary positional encodings.</w:delText>
              </w:r>
            </w:del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4F" w14:textId="70FC2DCE" w:rsidR="006B43EA" w:rsidRPr="00942767" w:rsidRDefault="00650B17">
            <w:pPr>
              <w:spacing w:before="60"/>
              <w:rPr>
                <w:sz w:val="20"/>
                <w:szCs w:val="20"/>
              </w:rPr>
            </w:pPr>
            <w:del w:id="9011" w:author="Isac Artzi" w:date="2026-08-24T12:00:00Z">
              <w:r w:rsidRPr="00942767">
                <w:rPr>
                  <w:sz w:val="20"/>
                  <w:szCs w:val="20"/>
                </w:rPr>
                <w:delText>The multi-head attention and positional encoding derivation</w:delText>
              </w:r>
            </w:del>
            <w:del w:id="9012" w:author="Isac Artzi" w:date="2026-08-24T12:00:00Z">
              <w:r w:rsidR="006B43EA" w:rsidRPr="00942767">
                <w:rPr>
                  <w:sz w:val="20"/>
                  <w:szCs w:val="20"/>
                </w:rPr>
                <w:delText xml:space="preserve"> is rigorous</w:delText>
              </w:r>
            </w:del>
            <w:del w:id="9013" w:author="Isac Artzi" w:date="2026-08-24T12:00:00Z">
              <w:r w:rsidRPr="00942767">
                <w:rPr>
                  <w:sz w:val="20"/>
                  <w:szCs w:val="20"/>
                </w:rPr>
                <w:delText>. The</w:delText>
              </w:r>
            </w:del>
            <w:del w:id="9014" w:author="Isac Artzi" w:date="2026-08-24T12:00:00Z">
              <w:r w:rsidR="006B43EA" w:rsidRPr="00942767">
                <w:rPr>
                  <w:sz w:val="20"/>
                  <w:szCs w:val="20"/>
                </w:rPr>
                <w:delText xml:space="preserve"> multi-head attention derived as a concatenation of parallel scaled-dot-product attentions, explicit shape analysis, and a comparison table justifying why rotary encodings dominate modern LLMs.</w:delText>
              </w:r>
            </w:del>
          </w:p>
        </w:tc>
      </w:tr>
      <w:tr w:rsidR="006B43EA" w:rsidRPr="00650B17" w14:paraId="13952F5C" w14:textId="77777777" w:rsidTr="00E41AD4">
        <w:tc>
          <w:tcPr>
            <w:tcW w:w="941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51" w14:textId="77777777" w:rsidR="006B43EA" w:rsidRPr="00942767" w:rsidRDefault="006B43EA">
            <w:pPr>
              <w:rPr>
                <w:b/>
                <w:bCs/>
                <w:sz w:val="20"/>
                <w:szCs w:val="20"/>
              </w:rPr>
            </w:pPr>
            <w:r w:rsidRPr="00942767">
              <w:rPr>
                <w:b/>
                <w:bCs/>
                <w:sz w:val="20"/>
                <w:szCs w:val="20"/>
              </w:rPr>
              <w:t>Hand-Written Transformer Block — Implementation &amp; Verification</w:t>
            </w:r>
          </w:p>
        </w:tc>
        <w:tc>
          <w:tcPr>
            <w:tcW w:w="277" w:type="pct"/>
          </w:tcPr>
          <w:p w14:paraId="23BF6D4E" w14:textId="77777777" w:rsidR="006B43EA" w:rsidRPr="00942767" w:rsidRDefault="006B43EA">
            <w:pPr>
              <w:rPr>
                <w:sz w:val="20"/>
                <w:szCs w:val="20"/>
              </w:rPr>
            </w:pPr>
            <w:ins w:id="9074" w:author="Isac Artzi" w:date="2026-08-24T12:00:00Z">
              <w:r>
                <w:t xml:space="preserve">16%</w:t>
              </w:r>
            </w:ins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53" w14:textId="057BA49F" w:rsidR="006B43EA" w:rsidRPr="00942767" w:rsidRDefault="004434E3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 xml:space="preserve">The hand-written transformer block </w:t>
            </w:r>
            <w:r w:rsidR="006B43EA" w:rsidRPr="00942767">
              <w:rPr>
                <w:sz w:val="20"/>
                <w:szCs w:val="20"/>
              </w:rPr>
              <w:t>is missing or non-functional.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55" w14:textId="06364552" w:rsidR="006B43EA" w:rsidRPr="00942767" w:rsidRDefault="004434E3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The hand-written transformer block</w:t>
            </w:r>
            <w:r w:rsidR="006B43EA" w:rsidRPr="00942767">
              <w:rPr>
                <w:sz w:val="20"/>
                <w:szCs w:val="20"/>
              </w:rPr>
              <w:t xml:space="preserve"> exists but unit tests are missing; benchmarks against </w:t>
            </w:r>
            <w:commentRangeStart w:id="2"/>
            <w:commentRangeStart w:id="44"/>
            <w:r w:rsidR="006B43EA" w:rsidRPr="00942767">
              <w:rPr>
                <w:sz w:val="20"/>
                <w:szCs w:val="20"/>
              </w:rPr>
              <w:t xml:space="preserve">torch.nn.TransformerEncoderLayer </w:t>
            </w:r>
            <w:commentRangeEnd w:id="2"/>
            <w:r w:rsidR="00502F7A" w:rsidRPr="00942767">
              <w:rPr>
                <w:rStyle w:val="CommentReference"/>
                <w:sz w:val="20"/>
                <w:szCs w:val="20"/>
              </w:rPr>
              <w:commentReference w:id="2"/>
            </w:r>
            <w:commentRangeEnd w:id="44"/>
            <w:r>
              <w:rPr>
                <w:rStyle w:val="CommentReference"/>
              </w:rPr>
              <w:commentReference w:id="44"/>
            </w:r>
            <w:r w:rsidR="006B43EA" w:rsidRPr="00942767">
              <w:rPr>
                <w:sz w:val="20"/>
                <w:szCs w:val="20"/>
              </w:rPr>
              <w:t>are absent.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57" w14:textId="7941105E" w:rsidR="006B43EA" w:rsidRPr="00942767" w:rsidRDefault="004434E3">
            <w:pPr>
              <w:spacing w:before="60"/>
              <w:rPr>
                <w:sz w:val="20"/>
                <w:szCs w:val="20"/>
              </w:rPr>
            </w:pPr>
            <w:del w:id="9053" w:author="Isac Artzi" w:date="2026-08-24T12:00:00Z">
              <w:r w:rsidRPr="00942767">
                <w:rPr>
                  <w:sz w:val="20"/>
                  <w:szCs w:val="20"/>
                </w:rPr>
                <w:delText>The hand-written transformer block</w:delText>
              </w:r>
            </w:del>
            <w:del w:id="9054" w:author="Isac Artzi" w:date="2026-08-24T12:00:00Z">
              <w:r w:rsidR="006B43EA" w:rsidRPr="00942767">
                <w:rPr>
                  <w:sz w:val="20"/>
                  <w:szCs w:val="20"/>
                </w:rPr>
                <w:delText xml:space="preserve"> exists with partial tests;</w:delText>
              </w:r>
            </w:del>
            <w:ins w:id="3" w:author="Annemarie Burns (GCE)" w:date="2026-08-14T12:39:00Z" w16du:dateUtc="2026-08-14T19:39:00Z">
              <w:del w:id="9055" w:author="Isac Artzi" w:date="2026-08-24T12:00:00Z">
                <w:r w:rsidR="00502F7A">
                  <w:rPr>
                    <w:sz w:val="20"/>
                    <w:szCs w:val="20"/>
                  </w:rPr>
                  <w:delText>. The</w:delText>
                </w:r>
              </w:del>
            </w:ins>
            <w:del w:id="4" w:author="Annemarie Burns (GCE)" w:date="2026-08-14T12:39:00Z" w16du:dateUtc="2026-08-14T19:39:00Z">
              <w:r w:rsidR="006B43EA" w:rsidRPr="00942767" w:rsidDel="00502F7A">
                <w:rPr>
                  <w:sz w:val="20"/>
                  <w:szCs w:val="20"/>
                </w:rPr>
                <w:delText xml:space="preserve"> </w:delText>
              </w:r>
            </w:del>
            <w:del w:id="9056" w:author="Isac Artzi" w:date="2026-08-24T12:00:00Z">
              <w:r w:rsidR="006B43EA" w:rsidRPr="00942767">
                <w:rPr>
                  <w:sz w:val="20"/>
                  <w:szCs w:val="20"/>
                </w:rPr>
                <w:delText>benchmark is run but conclusions are vague.</w:delText>
              </w:r>
            </w:del>
            <w:ins w:id="9057" w:author="Isac Artzi" w:date="2026-08-24T12:00:00Z">
              <w:r>
                <w:t xml:space="preserve">The hand-written transformer block exists with partial tests. The benchmark is run but the conclusions are vague.</w:t>
              </w:r>
            </w:ins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59" w14:textId="389C9018" w:rsidR="006B43EA" w:rsidRPr="00942767" w:rsidRDefault="004434E3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 xml:space="preserve">The hand-written transformer block </w:t>
            </w:r>
            <w:r w:rsidR="006B43EA" w:rsidRPr="00942767">
              <w:rPr>
                <w:sz w:val="20"/>
                <w:szCs w:val="20"/>
              </w:rPr>
              <w:t>is implemented, all required unit tests pass</w:t>
            </w:r>
            <w:del w:id="5" w:author="Annemarie Burns (GCE)" w:date="2026-08-14T12:38:00Z" w16du:dateUtc="2026-08-14T19:38:00Z">
              <w:r w:rsidR="006B43EA" w:rsidRPr="00942767" w:rsidDel="00502F7A">
                <w:rPr>
                  <w:sz w:val="20"/>
                  <w:szCs w:val="20"/>
                </w:rPr>
                <w:delText xml:space="preserve"> (output shape, attention sums to 1, gradient flow, permutation equivariance)</w:delText>
              </w:r>
            </w:del>
            <w:r w:rsidR="006B43EA" w:rsidRPr="00942767">
              <w:rPr>
                <w:sz w:val="20"/>
                <w:szCs w:val="20"/>
              </w:rPr>
              <w:t xml:space="preserve">, and a </w:t>
            </w:r>
            <w:r w:rsidR="006B43EA" w:rsidRPr="00942767">
              <w:rPr>
                <w:sz w:val="20"/>
                <w:szCs w:val="20"/>
              </w:rPr>
              <w:lastRenderedPageBreak/>
              <w:t>benchmark vs. torch.nn is presented.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5B" w14:textId="0E9013DA" w:rsidR="006B43EA" w:rsidRPr="00942767" w:rsidRDefault="004434E3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lastRenderedPageBreak/>
              <w:t>The hand-written transformer b</w:t>
            </w:r>
            <w:r w:rsidR="006B43EA" w:rsidRPr="00942767">
              <w:rPr>
                <w:sz w:val="20"/>
                <w:szCs w:val="20"/>
              </w:rPr>
              <w:t xml:space="preserve">lock is production-quality, all required unit tests pass, benchmark vs. torch.nn shows comparable losses under matched initialization, and the </w:t>
            </w:r>
            <w:r w:rsidR="006B43EA" w:rsidRPr="00942767">
              <w:rPr>
                <w:sz w:val="20"/>
                <w:szCs w:val="20"/>
              </w:rPr>
              <w:lastRenderedPageBreak/>
              <w:t>block is documented with explicit shape annotations.</w:t>
            </w:r>
          </w:p>
        </w:tc>
      </w:tr>
      <w:tr w:rsidR="006B43EA" w:rsidRPr="00650B17" w14:paraId="13952F68" w14:textId="77777777" w:rsidTr="00E41AD4">
        <w:tc>
          <w:tcPr>
            <w:tcW w:w="941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5D" w14:textId="77777777" w:rsidR="006B43EA" w:rsidRPr="00942767" w:rsidRDefault="006B43EA">
            <w:pPr>
              <w:rPr>
                <w:b/>
                <w:bCs/>
                <w:sz w:val="20"/>
                <w:szCs w:val="20"/>
              </w:rPr>
            </w:pPr>
            <w:r w:rsidRPr="00942767">
              <w:rPr>
                <w:b/>
                <w:bCs/>
                <w:sz w:val="20"/>
                <w:szCs w:val="20"/>
              </w:rPr>
              <w:lastRenderedPageBreak/>
              <w:t>Encoder/Decoder/Encoder–Decoder Archetype Comparison</w:t>
            </w:r>
          </w:p>
        </w:tc>
        <w:tc>
          <w:tcPr>
            <w:tcW w:w="277" w:type="pct"/>
          </w:tcPr>
          <w:p w14:paraId="33B731A7" w14:textId="77777777" w:rsidR="006B43EA" w:rsidRPr="00942767" w:rsidRDefault="006B43EA">
            <w:pPr>
              <w:rPr>
                <w:sz w:val="20"/>
                <w:szCs w:val="20"/>
              </w:rPr>
            </w:pPr>
            <w:ins w:id="9075" w:author="Isac Artzi" w:date="2026-08-24T12:00:00Z">
              <w:r>
                <w:t xml:space="preserve">14%</w:t>
              </w:r>
            </w:ins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5F" w14:textId="248303E0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No comparison among</w:t>
            </w:r>
            <w:r w:rsidR="00492367" w:rsidRPr="00942767">
              <w:rPr>
                <w:sz w:val="20"/>
                <w:szCs w:val="20"/>
              </w:rPr>
              <w:t xml:space="preserve"> the</w:t>
            </w:r>
            <w:r w:rsidRPr="00942767">
              <w:rPr>
                <w:sz w:val="20"/>
                <w:szCs w:val="20"/>
              </w:rPr>
              <w:t xml:space="preserve"> archetypes is presented.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61" w14:textId="1230C5D6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A surface-level comparison</w:t>
            </w:r>
            <w:r w:rsidR="00492367" w:rsidRPr="00942767">
              <w:rPr>
                <w:sz w:val="20"/>
                <w:szCs w:val="20"/>
              </w:rPr>
              <w:t xml:space="preserve"> of the three archetypes</w:t>
            </w:r>
            <w:r w:rsidRPr="00942767">
              <w:rPr>
                <w:sz w:val="20"/>
                <w:szCs w:val="20"/>
              </w:rPr>
              <w:t xml:space="preserve"> is presented without inference evidence.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63" w14:textId="77777777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All three archetypes are exercised but the comparison lacks depth.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65" w14:textId="4149ABA7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All three archetypes are exercised in FastAPI</w:t>
            </w:r>
            <w:r w:rsidR="00492367" w:rsidRPr="00942767">
              <w:rPr>
                <w:sz w:val="20"/>
                <w:szCs w:val="20"/>
              </w:rPr>
              <w:t xml:space="preserve"> and</w:t>
            </w:r>
            <w:r w:rsidRPr="00942767">
              <w:rPr>
                <w:sz w:val="20"/>
                <w:szCs w:val="20"/>
              </w:rPr>
              <w:t xml:space="preserve"> the README compares native strengths and a representative use case for each.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67" w14:textId="7E7B0F15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All three archetypes</w:t>
            </w:r>
            <w:r w:rsidR="004434E3" w:rsidRPr="00942767">
              <w:rPr>
                <w:sz w:val="20"/>
                <w:szCs w:val="20"/>
              </w:rPr>
              <w:t xml:space="preserve"> </w:t>
            </w:r>
            <w:del w:id="6" w:author="Annemarie Burns (GCE)" w:date="2026-08-14T12:39:00Z" w16du:dateUtc="2026-08-14T19:39:00Z">
              <w:r w:rsidR="004434E3" w:rsidRPr="00942767" w:rsidDel="00502F7A">
                <w:rPr>
                  <w:sz w:val="20"/>
                  <w:szCs w:val="20"/>
                </w:rPr>
                <w:delText>(Encoder/Decoder/Encoder–Decoder)</w:delText>
              </w:r>
              <w:r w:rsidRPr="00942767" w:rsidDel="00502F7A">
                <w:rPr>
                  <w:sz w:val="20"/>
                  <w:szCs w:val="20"/>
                </w:rPr>
                <w:delText xml:space="preserve"> </w:delText>
              </w:r>
            </w:del>
            <w:r w:rsidRPr="00942767">
              <w:rPr>
                <w:sz w:val="20"/>
                <w:szCs w:val="20"/>
              </w:rPr>
              <w:t>are exercised</w:t>
            </w:r>
            <w:r w:rsidR="004434E3" w:rsidRPr="00942767">
              <w:rPr>
                <w:sz w:val="20"/>
                <w:szCs w:val="20"/>
              </w:rPr>
              <w:t>. The</w:t>
            </w:r>
            <w:r w:rsidRPr="00942767">
              <w:rPr>
                <w:sz w:val="20"/>
                <w:szCs w:val="20"/>
              </w:rPr>
              <w:t xml:space="preserve"> comparison covers native strengths, compute profile, and a defensible use case for each, supported by latency numbers from the </w:t>
            </w:r>
            <w:del w:id="7" w:author="Annemarie Burns (GCE)" w:date="2026-08-14T12:39:00Z" w16du:dateUtc="2026-08-14T19:39:00Z">
              <w:r w:rsidRPr="00942767" w:rsidDel="00502F7A">
                <w:rPr>
                  <w:sz w:val="20"/>
                  <w:szCs w:val="20"/>
                </w:rPr>
                <w:delText xml:space="preserve">Supabase </w:delText>
              </w:r>
            </w:del>
            <w:r w:rsidRPr="00942767">
              <w:rPr>
                <w:sz w:val="20"/>
                <w:szCs w:val="20"/>
              </w:rPr>
              <w:t>benchmarks view.</w:t>
            </w:r>
          </w:p>
        </w:tc>
      </w:tr>
      <w:tr w:rsidR="006B43EA" w:rsidRPr="00650B17" w14:paraId="13952F74" w14:textId="77777777" w:rsidTr="00E41AD4">
        <w:tc>
          <w:tcPr>
            <w:tcW w:w="941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69" w14:textId="77777777" w:rsidR="006B43EA" w:rsidRPr="00942767" w:rsidRDefault="006B43EA">
            <w:pPr>
              <w:rPr>
                <w:b/>
                <w:bCs/>
                <w:sz w:val="20"/>
                <w:szCs w:val="20"/>
              </w:rPr>
            </w:pPr>
            <w:r w:rsidRPr="00942767">
              <w:rPr>
                <w:b/>
                <w:bCs/>
                <w:sz w:val="20"/>
                <w:szCs w:val="20"/>
              </w:rPr>
              <w:t>Latency &amp; Cost Benchmarking Across Models</w:t>
            </w:r>
          </w:p>
        </w:tc>
        <w:tc>
          <w:tcPr>
            <w:tcW w:w="277" w:type="pct"/>
          </w:tcPr>
          <w:p w14:paraId="31AD0036" w14:textId="77777777" w:rsidR="006B43EA" w:rsidRPr="00942767" w:rsidRDefault="006B43EA">
            <w:pPr>
              <w:rPr>
                <w:sz w:val="20"/>
                <w:szCs w:val="20"/>
              </w:rPr>
            </w:pPr>
            <w:ins w:id="9076" w:author="Isac Artzi" w:date="2026-08-24T12:00:00Z">
              <w:r>
                <w:t xml:space="preserve">12%</w:t>
              </w:r>
            </w:ins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6B" w14:textId="77777777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No latency or cost analysis is provided.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6D" w14:textId="77777777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Latency is reported but not measured server-side.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6F" w14:textId="420BB011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Latency is measured but not persisted</w:t>
            </w:r>
            <w:r w:rsidR="00ED4929" w:rsidRPr="00942767">
              <w:rPr>
                <w:sz w:val="20"/>
                <w:szCs w:val="20"/>
              </w:rPr>
              <w:t xml:space="preserve">. The </w:t>
            </w:r>
            <w:r w:rsidRPr="00942767">
              <w:rPr>
                <w:sz w:val="20"/>
                <w:szCs w:val="20"/>
              </w:rPr>
              <w:t>cost discussion is missing.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71" w14:textId="613F4892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del w:id="9058" w:author="Isac Artzi" w:date="2026-08-24T12:00:00Z">
              <w:r w:rsidRPr="00942767">
                <w:rPr>
                  <w:sz w:val="20"/>
                  <w:szCs w:val="20"/>
                </w:rPr>
                <w:delText xml:space="preserve">Latency is logged to Supabase and rendered in a </w:delText>
              </w:r>
            </w:del>
            <w:del w:id="8" w:author="Annemarie Burns (GCE)" w:date="2026-08-14T12:40:00Z" w16du:dateUtc="2026-08-14T19:40:00Z">
              <w:r w:rsidRPr="00942767" w:rsidDel="00502F7A">
                <w:rPr>
                  <w:sz w:val="20"/>
                  <w:szCs w:val="20"/>
                </w:rPr>
                <w:delText xml:space="preserve">Streamlit </w:delText>
              </w:r>
            </w:del>
            <w:del w:id="9059" w:author="Isac Artzi" w:date="2026-08-24T12:00:00Z">
              <w:r w:rsidRPr="00942767">
                <w:rPr>
                  <w:sz w:val="20"/>
                  <w:szCs w:val="20"/>
                </w:rPr>
                <w:delText>‘Latency History’ tab.</w:delText>
              </w:r>
            </w:del>
            <w:ins w:id="9060" w:author="Isac Artzi" w:date="2026-08-24T12:00:00Z">
              <w:r>
                <w:t xml:space="preserve">Latency is measured server-side for every model endpoint, logged to Supabase, and aggregated by the benchmarks materialized view.</w:t>
              </w:r>
            </w:ins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73" w14:textId="77777777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Latency is measured server-side, persisted to Supabase, surfaced via a materialized view, and accompanied by a frontier-LLM cost comparison that frames the engineering trade-off honestly.</w:t>
            </w:r>
          </w:p>
        </w:tc>
      </w:tr>
      <w:tr w:rsidR="006B43EA" w:rsidRPr="00650B17" w14:paraId="13952F80" w14:textId="77777777" w:rsidTr="00E41AD4">
        <w:tc>
          <w:tcPr>
            <w:tcW w:w="941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75" w14:textId="77777777" w:rsidR="006B43EA" w:rsidRPr="00942767" w:rsidRDefault="006B43EA">
            <w:pPr>
              <w:rPr>
                <w:b/>
                <w:bCs/>
                <w:sz w:val="20"/>
                <w:szCs w:val="20"/>
              </w:rPr>
            </w:pPr>
            <w:del w:id="9015" w:author="Isac Artzi" w:date="2026-08-24T12:00:00Z">
              <w:r w:rsidRPr="00942767">
                <w:rPr>
                  <w:b/>
                  <w:bCs/>
                  <w:sz w:val="20"/>
                  <w:szCs w:val="20"/>
                </w:rPr>
                <w:delText>Three-Cloud Deployment &amp; Streamlit Tabs</w:delText>
              </w:r>
            </w:del>
            <w:ins w:id="9016" w:author="Isac Artzi" w:date="2026-08-24T12:00:00Z">
              <w:r>
                <w:t xml:space="preserve">Service Deployment &amp; Data Layer</w:t>
              </w:r>
            </w:ins>
          </w:p>
        </w:tc>
        <w:tc>
          <w:tcPr>
            <w:tcW w:w="277" w:type="pct"/>
          </w:tcPr>
          <w:p w14:paraId="4BFA6221" w14:textId="77777777" w:rsidR="006B43EA" w:rsidRPr="00942767" w:rsidRDefault="006B43EA">
            <w:pPr>
              <w:rPr>
                <w:sz w:val="20"/>
                <w:szCs w:val="20"/>
              </w:rPr>
            </w:pPr>
            <w:ins w:id="9077" w:author="Isac Artzi" w:date="2026-08-24T12:00:00Z">
              <w:r>
                <w:t xml:space="preserve">12%</w:t>
              </w:r>
            </w:ins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77" w14:textId="43CDC1A9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del w:id="9017" w:author="Isac Artzi" w:date="2026-08-24T12:00:00Z">
              <w:r w:rsidRPr="00942767">
                <w:rPr>
                  <w:sz w:val="20"/>
                  <w:szCs w:val="20"/>
                </w:rPr>
                <w:delText>Only one tier is deployed; required Streamlit tabs are missing</w:delText>
              </w:r>
            </w:del>
            <w:ins w:id="9" w:author="Annemarie Burns (GCE)" w:date="2026-08-14T12:41:00Z" w16du:dateUtc="2026-08-14T19:41:00Z">
              <w:del w:id="9018" w:author="Isac Artzi" w:date="2026-08-24T12:00:00Z">
                <w:r w:rsidR="00502F7A">
                  <w:rPr>
                    <w:sz w:val="20"/>
                    <w:szCs w:val="20"/>
                  </w:rPr>
                  <w:delText xml:space="preserve"> or no </w:delText>
                </w:r>
              </w:del>
              <w:del w:id="9019" w:author="Isac Artzi" w:date="2026-08-24T12:00:00Z">
                <w:r w:rsidR="0036109F">
                  <w:rPr>
                    <w:sz w:val="20"/>
                    <w:szCs w:val="20"/>
                  </w:rPr>
                  <w:delText>cloud deployment occurs</w:delText>
                </w:r>
              </w:del>
            </w:ins>
            <w:del w:id="9020" w:author="Isac Artzi" w:date="2026-08-24T12:00:00Z">
              <w:r w:rsidRPr="00942767">
                <w:rPr>
                  <w:sz w:val="20"/>
                  <w:szCs w:val="20"/>
                </w:rPr>
                <w:delText>.</w:delText>
              </w:r>
            </w:del>
            <w:ins w:id="9021" w:author="Isac Artzi" w:date="2026-08-24T12:00:00Z">
              <w:r>
                <w:t xml:space="preserve">The service is not deployed, or the data layer is missing.</w:t>
              </w:r>
            </w:ins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79" w14:textId="0B858684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del w:id="9022" w:author="Isac Artzi" w:date="2026-08-24T12:00:00Z">
              <w:r w:rsidRPr="00942767">
                <w:rPr>
                  <w:sz w:val="20"/>
                  <w:szCs w:val="20"/>
                </w:rPr>
                <w:delText>Two tiers are deployed</w:delText>
              </w:r>
            </w:del>
            <w:del w:id="9023" w:author="Isac Artzi" w:date="2026-08-24T12:00:00Z">
              <w:r w:rsidR="00ED4929" w:rsidRPr="00942767">
                <w:rPr>
                  <w:sz w:val="20"/>
                  <w:szCs w:val="20"/>
                </w:rPr>
                <w:delText>.</w:delText>
              </w:r>
            </w:del>
            <w:del w:id="9024" w:author="Isac Artzi" w:date="2026-08-24T12:00:00Z">
              <w:r w:rsidRPr="00942767">
                <w:rPr>
                  <w:sz w:val="20"/>
                  <w:szCs w:val="20"/>
                </w:rPr>
                <w:delText xml:space="preserve"> one or more model endpoints are non-functional.</w:delText>
              </w:r>
            </w:del>
            <w:ins w:id="9025" w:author="Isac Artzi" w:date="2026-08-24T12:00:00Z">
              <w:r>
                <w:t xml:space="preserve">The service is deployed but one or more model endpoints are non-functional, or the data layer is not reachable from it.</w:t>
              </w:r>
            </w:ins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7B" w14:textId="5C8A6B67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del w:id="9026" w:author="Isac Artzi" w:date="2026-08-24T12:00:00Z">
              <w:r w:rsidRPr="00942767">
                <w:rPr>
                  <w:sz w:val="20"/>
                  <w:szCs w:val="20"/>
                </w:rPr>
                <w:delText>All three</w:delText>
              </w:r>
            </w:del>
            <w:del w:id="9027" w:author="Isac Artzi" w:date="2026-08-24T12:00:00Z">
              <w:r w:rsidR="00ED4929" w:rsidRPr="00942767">
                <w:rPr>
                  <w:sz w:val="20"/>
                  <w:szCs w:val="20"/>
                </w:rPr>
                <w:delText>-cloud</w:delText>
              </w:r>
            </w:del>
            <w:del w:id="9028" w:author="Isac Artzi" w:date="2026-08-24T12:00:00Z">
              <w:r w:rsidRPr="00942767">
                <w:rPr>
                  <w:sz w:val="20"/>
                  <w:szCs w:val="20"/>
                </w:rPr>
                <w:delText xml:space="preserve"> tiers are deployed but the ‘Latency History’ tab does not query </w:delText>
              </w:r>
            </w:del>
            <w:del w:id="10" w:author="Annemarie Burns (GCE)" w:date="2026-08-14T12:40:00Z" w16du:dateUtc="2026-08-14T19:40:00Z">
              <w:r w:rsidRPr="00942767" w:rsidDel="00502F7A">
                <w:rPr>
                  <w:sz w:val="20"/>
                  <w:szCs w:val="20"/>
                </w:rPr>
                <w:delText>Supabase</w:delText>
              </w:r>
            </w:del>
            <w:ins w:id="11" w:author="Annemarie Burns (GCE)" w:date="2026-08-14T12:40:00Z" w16du:dateUtc="2026-08-14T19:40:00Z">
              <w:del w:id="9029" w:author="Isac Artzi" w:date="2026-08-24T12:00:00Z">
                <w:r w:rsidR="00502F7A">
                  <w:rPr>
                    <w:sz w:val="20"/>
                    <w:szCs w:val="20"/>
                  </w:rPr>
                  <w:delText>a database</w:delText>
                </w:r>
              </w:del>
            </w:ins>
            <w:del w:id="9030" w:author="Isac Artzi" w:date="2026-08-24T12:00:00Z">
              <w:r w:rsidRPr="00942767">
                <w:rPr>
                  <w:sz w:val="20"/>
                  <w:szCs w:val="20"/>
                </w:rPr>
                <w:delText>.</w:delText>
              </w:r>
            </w:del>
            <w:ins w:id="9031" w:author="Isac Artzi" w:date="2026-08-24T12:00:00Z">
              <w:r>
                <w:t xml:space="preserve">The service and the data layer are deployed, but not every model endpoint logs its input hash, output, and server-side latency.</w:t>
              </w:r>
            </w:ins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7D" w14:textId="753FA654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del w:id="9032" w:author="Isac Artzi" w:date="2026-08-24T12:00:00Z">
              <w:r w:rsidRPr="00942767">
                <w:rPr>
                  <w:sz w:val="20"/>
                  <w:szCs w:val="20"/>
                </w:rPr>
                <w:delText>All three</w:delText>
              </w:r>
            </w:del>
            <w:del w:id="9033" w:author="Isac Artzi" w:date="2026-08-24T12:00:00Z">
              <w:r w:rsidR="00ED4929" w:rsidRPr="00942767">
                <w:rPr>
                  <w:sz w:val="20"/>
                  <w:szCs w:val="20"/>
                </w:rPr>
                <w:delText>-cloud</w:delText>
              </w:r>
            </w:del>
            <w:del w:id="9034" w:author="Isac Artzi" w:date="2026-08-24T12:00:00Z">
              <w:r w:rsidRPr="00942767">
                <w:rPr>
                  <w:sz w:val="20"/>
                  <w:szCs w:val="20"/>
                </w:rPr>
                <w:delText xml:space="preserve"> tiers are deployed</w:delText>
              </w:r>
            </w:del>
            <w:del w:id="9035" w:author="Isac Artzi" w:date="2026-08-24T12:00:00Z">
              <w:r w:rsidR="00ED4929" w:rsidRPr="00942767">
                <w:rPr>
                  <w:sz w:val="20"/>
                  <w:szCs w:val="20"/>
                </w:rPr>
                <w:delText>. The</w:delText>
              </w:r>
            </w:del>
            <w:del w:id="9036" w:author="Isac Artzi" w:date="2026-08-24T12:00:00Z">
              <w:r w:rsidRPr="00942767">
                <w:rPr>
                  <w:sz w:val="20"/>
                  <w:szCs w:val="20"/>
                </w:rPr>
                <w:delText xml:space="preserve"> required </w:delText>
              </w:r>
            </w:del>
            <w:del w:id="12" w:author="Annemarie Burns (GCE)" w:date="2026-08-14T12:40:00Z" w16du:dateUtc="2026-08-14T19:40:00Z">
              <w:r w:rsidRPr="00942767" w:rsidDel="00502F7A">
                <w:rPr>
                  <w:sz w:val="20"/>
                  <w:szCs w:val="20"/>
                </w:rPr>
                <w:delText xml:space="preserve">Streamlit </w:delText>
              </w:r>
            </w:del>
            <w:del w:id="9037" w:author="Isac Artzi" w:date="2026-08-24T12:00:00Z">
              <w:r w:rsidRPr="00942767">
                <w:rPr>
                  <w:sz w:val="20"/>
                  <w:szCs w:val="20"/>
                </w:rPr>
                <w:delText xml:space="preserve">tabs </w:delText>
              </w:r>
            </w:del>
            <w:del w:id="13" w:author="Annemarie Burns (GCE)" w:date="2026-08-14T12:40:00Z" w16du:dateUtc="2026-08-14T19:40:00Z">
              <w:r w:rsidRPr="00942767" w:rsidDel="00502F7A">
                <w:rPr>
                  <w:sz w:val="20"/>
                  <w:szCs w:val="20"/>
                </w:rPr>
                <w:delText xml:space="preserve">(Concepts, My Encoder Block, BERT, GPT-2, T5, Compare, Latency History) </w:delText>
              </w:r>
            </w:del>
            <w:del w:id="9038" w:author="Isac Artzi" w:date="2026-08-24T12:00:00Z">
              <w:r w:rsidRPr="00942767">
                <w:rPr>
                  <w:sz w:val="20"/>
                  <w:szCs w:val="20"/>
                </w:rPr>
                <w:delText>work end to end.</w:delText>
              </w:r>
            </w:del>
            <w:ins w:id="9039" w:author="Isac Artzi" w:date="2026-08-24T12:00:00Z">
              <w:r>
                <w:t xml:space="preserve">The FastAPI service is deployed on Render.com against a live Supabase project. All seven endpoints respond, and every model endpoint logs to the data layer before responding.</w:t>
              </w:r>
            </w:ins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7F" w14:textId="61D13168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del w:id="9040" w:author="Isac Artzi" w:date="2026-08-24T12:00:00Z">
              <w:r w:rsidRPr="00942767">
                <w:rPr>
                  <w:sz w:val="20"/>
                  <w:szCs w:val="20"/>
                </w:rPr>
                <w:delText>All three</w:delText>
              </w:r>
            </w:del>
            <w:del w:id="9041" w:author="Isac Artzi" w:date="2026-08-24T12:00:00Z">
              <w:r w:rsidR="00ED4929" w:rsidRPr="00942767">
                <w:rPr>
                  <w:sz w:val="20"/>
                  <w:szCs w:val="20"/>
                </w:rPr>
                <w:delText>-cloud</w:delText>
              </w:r>
            </w:del>
            <w:del w:id="9042" w:author="Isac Artzi" w:date="2026-08-24T12:00:00Z">
              <w:r w:rsidRPr="00942767">
                <w:rPr>
                  <w:sz w:val="20"/>
                  <w:szCs w:val="20"/>
                </w:rPr>
                <w:delText xml:space="preserve"> tiers are deployed with clean separation</w:delText>
              </w:r>
            </w:del>
            <w:del w:id="9043" w:author="Isac Artzi" w:date="2026-08-24T12:00:00Z">
              <w:r w:rsidR="00ED4929" w:rsidRPr="00942767">
                <w:rPr>
                  <w:sz w:val="20"/>
                  <w:szCs w:val="20"/>
                </w:rPr>
                <w:delText>.</w:delText>
              </w:r>
            </w:del>
            <w:del w:id="9044" w:author="Isac Artzi" w:date="2026-08-24T12:00:00Z">
              <w:r w:rsidRPr="00942767">
                <w:rPr>
                  <w:sz w:val="20"/>
                  <w:szCs w:val="20"/>
                </w:rPr>
                <w:delText xml:space="preserve"> </w:delText>
              </w:r>
            </w:del>
            <w:del w:id="9045" w:author="Isac Artzi" w:date="2026-08-24T12:00:00Z">
              <w:r w:rsidR="00ED4929" w:rsidRPr="00942767">
                <w:rPr>
                  <w:sz w:val="20"/>
                  <w:szCs w:val="20"/>
                </w:rPr>
                <w:delText>E</w:delText>
              </w:r>
            </w:del>
            <w:del w:id="9046" w:author="Isac Artzi" w:date="2026-08-24T12:00:00Z">
              <w:r w:rsidRPr="00942767">
                <w:rPr>
                  <w:sz w:val="20"/>
                  <w:szCs w:val="20"/>
                </w:rPr>
                <w:delText xml:space="preserve">very model endpoint logs to </w:delText>
              </w:r>
            </w:del>
            <w:del w:id="14" w:author="Annemarie Burns (GCE)" w:date="2026-08-14T12:40:00Z" w16du:dateUtc="2026-08-14T19:40:00Z">
              <w:r w:rsidRPr="00942767" w:rsidDel="00502F7A">
                <w:rPr>
                  <w:sz w:val="20"/>
                  <w:szCs w:val="20"/>
                </w:rPr>
                <w:delText>Supabase</w:delText>
              </w:r>
            </w:del>
            <w:ins w:id="15" w:author="Annemarie Burns (GCE)" w:date="2026-08-14T12:40:00Z" w16du:dateUtc="2026-08-14T19:40:00Z">
              <w:del w:id="9047" w:author="Isac Artzi" w:date="2026-08-24T12:00:00Z">
                <w:r w:rsidR="00502F7A">
                  <w:rPr>
                    <w:sz w:val="20"/>
                    <w:szCs w:val="20"/>
                  </w:rPr>
                  <w:delText>a database</w:delText>
                </w:r>
              </w:del>
            </w:ins>
            <w:del w:id="9048" w:author="Isac Artzi" w:date="2026-08-24T12:00:00Z">
              <w:r w:rsidRPr="00942767">
                <w:rPr>
                  <w:sz w:val="20"/>
                  <w:szCs w:val="20"/>
                </w:rPr>
                <w:delText>; the Compare tab renders four responses in parallel with per-model latency.</w:delText>
              </w:r>
            </w:del>
            <w:ins w:id="9049" w:author="Isac Artzi" w:date="2026-08-24T12:00:00Z">
              <w:r>
                <w:t xml:space="preserve">The FastAPI service is deployed with clean separation from the data layer. All seven endpoints respond, every model endpoint logs the input hash, output, and server-side latency before responding, the benchmarks materialized view is populated, and /healthz reports the state of both the model loader and the data client.</w:t>
              </w:r>
            </w:ins>
          </w:p>
        </w:tc>
      </w:tr>
      <w:tr w:rsidR="006B43EA" w:rsidRPr="00650B17" w14:paraId="13952F8C" w14:textId="77777777" w:rsidTr="00E41AD4">
        <w:tc>
          <w:tcPr>
            <w:tcW w:w="941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81" w14:textId="77777777" w:rsidR="006B43EA" w:rsidRPr="00942767" w:rsidRDefault="006B43EA">
            <w:pPr>
              <w:rPr>
                <w:b/>
                <w:bCs/>
                <w:sz w:val="20"/>
                <w:szCs w:val="20"/>
              </w:rPr>
            </w:pPr>
            <w:r w:rsidRPr="00942767">
              <w:rPr>
                <w:b/>
                <w:bCs/>
                <w:sz w:val="20"/>
                <w:szCs w:val="20"/>
              </w:rPr>
              <w:lastRenderedPageBreak/>
              <w:t>Code Execution and Functionality</w:t>
            </w:r>
          </w:p>
        </w:tc>
        <w:tc>
          <w:tcPr>
            <w:tcW w:w="277" w:type="pct"/>
          </w:tcPr>
          <w:p w14:paraId="47295176" w14:textId="77777777" w:rsidR="006B43EA" w:rsidRPr="00942767" w:rsidRDefault="006B43EA">
            <w:pPr>
              <w:rPr>
                <w:sz w:val="20"/>
                <w:szCs w:val="20"/>
              </w:rPr>
            </w:pPr>
            <w:ins w:id="9078" w:author="Isac Artzi" w:date="2026-08-24T12:00:00Z">
              <w:r>
                <w:t xml:space="preserve">12%</w:t>
              </w:r>
            </w:ins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83" w14:textId="77777777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Code does not execute or fails most tests.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85" w14:textId="77777777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Code executes with frequent issues; required unit tests of the hand-written block are missing.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87" w14:textId="77777777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Code executes with some issues; tests cover output shape only.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89" w14:textId="06984365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 xml:space="preserve">Code executes with minimal issues; all required pytest </w:t>
            </w:r>
            <w:del w:id="9068" w:author="Isac Artzi" w:date="2026-08-24T12:00:00Z">
              <w:r w:rsidRPr="00942767">
                <w:rPr>
                  <w:sz w:val="20"/>
                  <w:szCs w:val="20"/>
                </w:rPr>
                <w:delText xml:space="preserve">tests pass </w:delText>
              </w:r>
            </w:del>
            <w:ins w:id="9069" w:author="Isac Artzi" w:date="2026-08-24T12:00:00Z">
              <w:r w:rsidRPr="00942767">
                <w:rPr>
                  <w:sz w:val="20"/>
                  <w:szCs w:val="20"/>
                </w:rPr>
                <w:t xml:space="preserve">tests pass.</w:t>
              </w:r>
            </w:ins>
            <w:del w:id="16" w:author="Annemarie Burns (GCE)" w:date="2026-08-14T12:41:00Z" w16du:dateUtc="2026-08-14T19:41:00Z">
              <w:r w:rsidRPr="00942767" w:rsidDel="0036109F">
                <w:rPr>
                  <w:sz w:val="20"/>
                  <w:szCs w:val="20"/>
                </w:rPr>
                <w:delText>(shape, attention sum, gradient flow, permutation, regression)</w:delText>
              </w:r>
            </w:del>
            <w:del w:id="9070" w:author="Isac Artzi" w:date="2026-08-24T12:00:00Z">
              <w:r w:rsidRPr="00942767">
                <w:rPr>
                  <w:sz w:val="20"/>
                  <w:szCs w:val="20"/>
                </w:rPr>
                <w:delText xml:space="preserve">.</w:delText>
              </w:r>
            </w:del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8B" w14:textId="77777777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commentRangeStart w:id="17"/>
            <w:commentRangeStart w:id="45"/>
            <w:del w:id="9050" w:author="Isac Artzi" w:date="2026-08-24T12:00:00Z">
              <w:r w:rsidRPr="00942767">
                <w:rPr>
                  <w:sz w:val="20"/>
                  <w:szCs w:val="20"/>
                </w:rPr>
                <w:delText>Code executes flawlessly; CI is green on every push; tests exercise both the hand-written block and a Supabase-outage path; OpenAPI docs are human-readable.</w:delText>
              </w:r>
            </w:del>
            <w:commentRangeEnd w:id="17"/>
            <w:del w:id="9051" w:author="Isac Artzi" w:date="2026-08-24T12:00:00Z">
              <w:r w:rsidR="002B5F60" w:rsidRPr="00942767">
                <w:rPr>
                  <w:rStyle w:val="CommentReference"/>
                  <w:sz w:val="20"/>
                  <w:szCs w:val="20"/>
                </w:rPr>
                <w:commentReference w:id="17"/>
              </w:r>
              <w:commentRangeEnd w:id="45"/>
              <w:r>
                <w:rPr>
                  <w:rStyle w:val="CommentReference"/>
                </w:rPr>
                <w:commentReference w:id="45"/>
              </w:r>
            </w:del>
            <w:ins w:id="9052" w:author="Isac Artzi" w:date="2026-08-24T12:00:00Z">
              <w:r>
                <w:t xml:space="preserve">The code executes reliably with no observed issues; continuous integration checks pass on every push/merge; tests meaningfully exercise both the custom/hand-written component and at least one realistic external-dependency failure scenario with graceful handling; and the API/interface documentation is clear and human-readable.</w:t>
              </w:r>
            </w:ins>
          </w:p>
        </w:tc>
      </w:tr>
      <w:tr w:rsidR="00794519" w:rsidRPr="00650B17" w14:paraId="35505A4F" w14:textId="77777777" w:rsidTr="00794519">
        <w:tc>
          <w:tcPr>
            <w:tcW w:w="94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1F47A" w14:textId="5A8F461B" w:rsidR="00794519" w:rsidRPr="00942767" w:rsidRDefault="00794519" w:rsidP="00794519">
            <w:pPr>
              <w:rPr>
                <w:b/>
                <w:bCs/>
                <w:sz w:val="20"/>
                <w:szCs w:val="20"/>
              </w:rPr>
            </w:pPr>
            <w:r w:rsidRPr="00942767">
              <w:rPr>
                <w:b/>
                <w:sz w:val="20"/>
                <w:szCs w:val="20"/>
              </w:rPr>
              <w:t>Participation and Contribution</w:t>
            </w:r>
          </w:p>
        </w:tc>
        <w:tc>
          <w:tcPr>
            <w:tcW w:w="277" w:type="pct"/>
          </w:tcPr>
          <w:p w14:paraId="298CBA8C" w14:textId="458156B8" w:rsidR="00794519" w:rsidRPr="00942767" w:rsidRDefault="00794519" w:rsidP="00794519">
            <w:pPr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16%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D589D" w14:textId="0DE8B3AD" w:rsidR="00794519" w:rsidRPr="00942767" w:rsidRDefault="00794519" w:rsidP="00794519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Participation is evident but insufficient, with limited follow-through, uneven contribution, or preventable gaps that reduce overall product quality.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D4B03" w14:textId="3341BDBA" w:rsidR="00794519" w:rsidRPr="00942767" w:rsidRDefault="00794519" w:rsidP="00794519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Participation demonstrates minimal contribution, with inconsistent follow-through or limited evidence of sustained engagement in required work.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392F8" w14:textId="7C186627" w:rsidR="00794519" w:rsidRPr="00942767" w:rsidRDefault="00794519" w:rsidP="00794519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Participation demonstrates partial contribution, with most required work completed but uneven effort, timeliness, or ownership.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A2EFA" w14:textId="4F13E159" w:rsidR="00794519" w:rsidRPr="00942767" w:rsidRDefault="00794519" w:rsidP="00794519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Participation demonstrates clear contribution, with required work completed and communicated, but minor gaps in consistency, initiative, or follow-through.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90276" w14:textId="48B904D9" w:rsidR="00794519" w:rsidRPr="00942767" w:rsidRDefault="00794519" w:rsidP="00794519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Participation consistently demonstrates strong ownership, timely follow-through, and meaningful contribution to all required work as an individual or as part of a team.</w:t>
            </w:r>
          </w:p>
        </w:tc>
      </w:tr>
      <w:tr w:rsidR="006B43EA" w:rsidRPr="00650B17" w14:paraId="13952F98" w14:textId="77777777" w:rsidTr="00E41AD4">
        <w:tc>
          <w:tcPr>
            <w:tcW w:w="941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8D" w14:textId="2D140EED" w:rsidR="006B43EA" w:rsidRPr="00942767" w:rsidRDefault="00025B2F">
            <w:pPr>
              <w:rPr>
                <w:b/>
                <w:bCs/>
                <w:sz w:val="20"/>
                <w:szCs w:val="20"/>
              </w:rPr>
            </w:pPr>
            <w:r w:rsidRPr="00942767">
              <w:rPr>
                <w:b/>
                <w:bCs/>
                <w:sz w:val="20"/>
                <w:szCs w:val="20"/>
              </w:rPr>
              <w:t>Professional Documentation</w:t>
            </w:r>
          </w:p>
        </w:tc>
        <w:tc>
          <w:tcPr>
            <w:tcW w:w="277" w:type="pct"/>
          </w:tcPr>
          <w:p w14:paraId="2715FF7E" w14:textId="77777777" w:rsidR="006B43EA" w:rsidRPr="00942767" w:rsidRDefault="006B43EA">
            <w:pPr>
              <w:rPr>
                <w:sz w:val="20"/>
                <w:szCs w:val="20"/>
              </w:rPr>
            </w:pPr>
            <w:ins w:id="9079" w:author="Isac Artzi" w:date="2026-08-24T12:00:00Z">
              <w:r>
                <w:t xml:space="preserve">10%</w:t>
              </w:r>
            </w:ins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8F" w14:textId="77777777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Documentation is missing.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91" w14:textId="77777777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Documentation is incomplete; deployment URLs are not linked.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93" w14:textId="77777777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Documentation covers the basics but the model-archetype recommendations are absent.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2F95" w14:textId="77777777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del w:id="9061" w:author="Isac Artzi" w:date="2026-08-24T12:00:00Z">
              <w:r w:rsidRPr="00942767">
                <w:rPr>
                  <w:sz w:val="20"/>
                  <w:szCs w:val="20"/>
                </w:rPr>
                <w:delText>Documentation is detailed; pitch, three deployment URLs, model card, and a one-paragraph ‘When to use this archetype’ for each model.</w:delText>
              </w:r>
            </w:del>
            <w:ins w:id="9062" w:author="Isac Artzi" w:date="2026-08-24T12:00:00Z">
              <w:r>
                <w:t xml:space="preserve">Documentation is detailed: product pitch, the Render.com and Supabase deployment references, and a model card.</w:t>
              </w:r>
            </w:ins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0A5702" w14:textId="77777777" w:rsidR="00A77036" w:rsidRDefault="006B43EA">
            <w:pPr>
              <w:spacing w:before="60"/>
              <w:rPr>
                <w:ins w:id="18" w:author="Annemarie Burns (GCE)" w:date="2026-08-14T12:49:00Z" w16du:dateUtc="2026-08-14T19:49:00Z"/>
                <w:sz w:val="20"/>
                <w:szCs w:val="20"/>
              </w:rPr>
            </w:pPr>
            <w:del w:id="9063" w:author="Isac Artzi" w:date="2026-08-24T12:00:00Z">
              <w:r w:rsidRPr="00942767">
                <w:rPr>
                  <w:sz w:val="20"/>
                  <w:szCs w:val="20"/>
                </w:rPr>
                <w:delText xml:space="preserve">Documentation is comprehensive: pitch, three URLs, model card, archetype-recommendation matrix, and an architecture diagram showing how </w:delText>
              </w:r>
            </w:del>
            <w:del w:id="19" w:author="Annemarie Burns (GCE)" w:date="2026-08-14T12:48:00Z" w16du:dateUtc="2026-08-14T19:48:00Z">
              <w:r w:rsidRPr="00942767" w:rsidDel="00DA082F">
                <w:rPr>
                  <w:sz w:val="20"/>
                  <w:szCs w:val="20"/>
                </w:rPr>
                <w:delText xml:space="preserve">Supabase </w:delText>
              </w:r>
            </w:del>
            <w:ins w:id="20" w:author="Annemarie Burns (GCE)" w:date="2026-08-14T12:48:00Z" w16du:dateUtc="2026-08-14T19:48:00Z">
              <w:del w:id="9064" w:author="Isac Artzi" w:date="2026-08-24T12:00:00Z">
                <w:r w:rsidR="00DA082F">
                  <w:rPr>
                    <w:sz w:val="20"/>
                    <w:szCs w:val="20"/>
                  </w:rPr>
                  <w:delText>the database</w:delText>
                </w:r>
              </w:del>
            </w:ins>
          </w:p>
          <w:p w14:paraId="13952F97" w14:textId="07A5A728" w:rsidR="006B43EA" w:rsidRPr="00942767" w:rsidRDefault="00DA082F">
            <w:pPr>
              <w:spacing w:before="60"/>
              <w:rPr>
                <w:sz w:val="20"/>
                <w:szCs w:val="20"/>
              </w:rPr>
            </w:pPr>
            <w:ins w:id="21" w:author="Annemarie Burns (GCE)" w:date="2026-08-14T12:48:00Z" w16du:dateUtc="2026-08-14T19:48:00Z">
              <w:del w:id="9065" w:author="Isac Artzi" w:date="2026-08-24T12:00:00Z">
                <w:r w:rsidRPr="00942767">
                  <w:rPr>
                    <w:sz w:val="20"/>
                    <w:szCs w:val="20"/>
                  </w:rPr>
                  <w:delText xml:space="preserve"> </w:delText>
                </w:r>
              </w:del>
            </w:ins>
            <w:del w:id="9066" w:author="Isac Artzi" w:date="2026-08-24T12:00:00Z">
              <w:r w:rsidR="006B43EA" w:rsidRPr="00942767">
                <w:rPr>
                  <w:sz w:val="20"/>
                  <w:szCs w:val="20"/>
                </w:rPr>
                <w:delText>mediates the cost story. If submitted as a team, also includes a per-member individual-contribution statement and a per-member video-walkthrough link.</w:delText>
              </w:r>
            </w:del>
            <w:ins w:id="9067" w:author="Isac Artzi" w:date="2026-08-24T12:00:00Z">
              <w:r>
                <w:t xml:space="preserve">Documentation is comprehensive: product pitch, the Render.com and Supabase deployment references, a model card, an archetype-recommendation matrix, and an architecture diagram showing how the data layer carries the cost story. Includes a per-member individual-contribution statement and a per-member video-walkthrough link.</w:t>
              </w:r>
            </w:ins>
          </w:p>
        </w:tc>
      </w:tr>
      <w:tr w:rsidR="006B43EA" w:rsidRPr="00650B17" w14:paraId="13952FA4" w14:textId="77777777" w:rsidTr="00C641EC"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" w:type="dxa"/>
            <w:right w:w="10" w:type="dxa"/>
          </w:tblCellMar>
          <w:tblPrExChange w:id="22" w:author="Annemarie Burns (GCE)" w:date="2026-08-14T12:51:00Z" w16du:dateUtc="2026-08-14T19:51:00Z">
            <w:tblPrEx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</w:tblPrEx>
          </w:tblPrExChange>
        </w:tblPrEx>
        <w:trPr>
          <w:trHeight w:val="4057"/>
        </w:trPr>
        <w:tc>
          <w:tcPr>
            <w:tcW w:w="941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tcPrChange w:id="23" w:author="Annemarie Burns (GCE)" w:date="2026-08-14T12:51:00Z" w16du:dateUtc="2026-08-14T19:51:00Z">
              <w:tcPr>
                <w:tcW w:w="941" w:type="pct"/>
                <w:shd w:val="clear" w:color="auto" w:fill="FAFAFA"/>
                <w:tcMar>
                  <w:top w:w="100" w:type="dxa"/>
                  <w:left w:w="120" w:type="dxa"/>
                  <w:bottom w:w="100" w:type="dxa"/>
                  <w:right w:w="120" w:type="dxa"/>
                </w:tcMar>
              </w:tcPr>
            </w:tcPrChange>
          </w:tcPr>
          <w:p w14:paraId="13952F99" w14:textId="77777777" w:rsidR="006B43EA" w:rsidRPr="00942767" w:rsidRDefault="006B43EA">
            <w:pPr>
              <w:rPr>
                <w:b/>
                <w:bCs/>
                <w:sz w:val="20"/>
                <w:szCs w:val="20"/>
              </w:rPr>
            </w:pPr>
            <w:r w:rsidRPr="00942767">
              <w:rPr>
                <w:b/>
                <w:bCs/>
                <w:sz w:val="20"/>
                <w:szCs w:val="20"/>
              </w:rPr>
              <w:lastRenderedPageBreak/>
              <w:t>Ethical Consideration (Lowered Bar, New Responsibilities)</w:t>
            </w:r>
          </w:p>
        </w:tc>
        <w:tc>
          <w:tcPr>
            <w:tcW w:w="277" w:type="pct"/>
            <w:tcPrChange w:id="24" w:author="Annemarie Burns (GCE)" w:date="2026-08-14T12:51:00Z" w16du:dateUtc="2026-08-14T19:51:00Z">
              <w:tcPr>
                <w:tcW w:w="277" w:type="pct"/>
              </w:tcPr>
            </w:tcPrChange>
          </w:tcPr>
          <w:p w14:paraId="68996FA2" w14:textId="77777777" w:rsidR="006B43EA" w:rsidRPr="00942767" w:rsidRDefault="006B43EA">
            <w:pPr>
              <w:rPr>
                <w:sz w:val="20"/>
                <w:szCs w:val="20"/>
              </w:rPr>
            </w:pPr>
            <w:ins w:id="9080" w:author="Isac Artzi" w:date="2026-08-24T12:00:00Z">
              <w:r>
                <w:t xml:space="preserve">8%</w:t>
              </w:r>
            </w:ins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  <w:tcPrChange w:id="25" w:author="Annemarie Burns (GCE)" w:date="2026-08-14T12:51:00Z" w16du:dateUtc="2026-08-14T19:51:00Z">
              <w:tcPr>
                <w:tcW w:w="756" w:type="pct"/>
                <w:tcMar>
                  <w:top w:w="100" w:type="dxa"/>
                  <w:left w:w="120" w:type="dxa"/>
                  <w:bottom w:w="100" w:type="dxa"/>
                  <w:right w:w="120" w:type="dxa"/>
                </w:tcMar>
              </w:tcPr>
            </w:tcPrChange>
          </w:tcPr>
          <w:p w14:paraId="13952F9A" w14:textId="6802A473" w:rsidR="006B43EA" w:rsidRPr="00942767" w:rsidDel="00985420" w:rsidRDefault="006B43EA">
            <w:pPr>
              <w:rPr>
                <w:del w:id="26" w:author="Annemarie Burns (GCE)" w:date="2026-08-14T12:44:00Z" w16du:dateUtc="2026-08-14T19:44:00Z"/>
                <w:sz w:val="20"/>
                <w:szCs w:val="20"/>
              </w:rPr>
            </w:pPr>
            <w:del w:id="27" w:author="Annemarie Burns (GCE)" w:date="2026-08-14T12:44:00Z" w16du:dateUtc="2026-08-14T19:44:00Z">
              <w:r w:rsidRPr="00942767" w:rsidDel="00985420">
                <w:rPr>
                  <w:sz w:val="20"/>
                  <w:szCs w:val="20"/>
                </w:rPr>
                <w:delText>0 points</w:delText>
              </w:r>
            </w:del>
          </w:p>
          <w:p w14:paraId="13952F9B" w14:textId="77777777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Ethical considerations are missing.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  <w:tcPrChange w:id="28" w:author="Annemarie Burns (GCE)" w:date="2026-08-14T12:51:00Z" w16du:dateUtc="2026-08-14T19:51:00Z">
              <w:tcPr>
                <w:tcW w:w="756" w:type="pct"/>
                <w:tcMar>
                  <w:top w:w="100" w:type="dxa"/>
                  <w:left w:w="120" w:type="dxa"/>
                  <w:bottom w:w="100" w:type="dxa"/>
                  <w:right w:w="120" w:type="dxa"/>
                </w:tcMar>
              </w:tcPr>
            </w:tcPrChange>
          </w:tcPr>
          <w:p w14:paraId="13952F9C" w14:textId="49B44F3C" w:rsidR="006B43EA" w:rsidRPr="00942767" w:rsidDel="00985420" w:rsidRDefault="006B43EA">
            <w:pPr>
              <w:rPr>
                <w:del w:id="29" w:author="Annemarie Burns (GCE)" w:date="2026-08-14T12:44:00Z" w16du:dateUtc="2026-08-14T19:44:00Z"/>
                <w:sz w:val="20"/>
                <w:szCs w:val="20"/>
              </w:rPr>
            </w:pPr>
            <w:del w:id="30" w:author="Annemarie Burns (GCE)" w:date="2026-08-14T12:44:00Z" w16du:dateUtc="2026-08-14T19:44:00Z">
              <w:r w:rsidRPr="00942767" w:rsidDel="00985420">
                <w:rPr>
                  <w:sz w:val="20"/>
                  <w:szCs w:val="20"/>
                </w:rPr>
                <w:delText>4.55 points</w:delText>
              </w:r>
            </w:del>
          </w:p>
          <w:p w14:paraId="13952F9D" w14:textId="77777777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Basic considerations are mentioned but lack specificity.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  <w:tcPrChange w:id="31" w:author="Annemarie Burns (GCE)" w:date="2026-08-14T12:51:00Z" w16du:dateUtc="2026-08-14T19:51:00Z">
              <w:tcPr>
                <w:tcW w:w="756" w:type="pct"/>
                <w:tcMar>
                  <w:top w:w="100" w:type="dxa"/>
                  <w:left w:w="120" w:type="dxa"/>
                  <w:bottom w:w="100" w:type="dxa"/>
                  <w:right w:w="120" w:type="dxa"/>
                </w:tcMar>
              </w:tcPr>
            </w:tcPrChange>
          </w:tcPr>
          <w:p w14:paraId="13952F9E" w14:textId="19D1CF7E" w:rsidR="006B43EA" w:rsidRPr="00942767" w:rsidDel="00985420" w:rsidRDefault="006B43EA">
            <w:pPr>
              <w:rPr>
                <w:del w:id="32" w:author="Annemarie Burns (GCE)" w:date="2026-08-14T12:44:00Z" w16du:dateUtc="2026-08-14T19:44:00Z"/>
                <w:sz w:val="20"/>
                <w:szCs w:val="20"/>
              </w:rPr>
            </w:pPr>
            <w:del w:id="33" w:author="Annemarie Burns (GCE)" w:date="2026-08-14T12:44:00Z" w16du:dateUtc="2026-08-14T19:44:00Z">
              <w:r w:rsidRPr="00942767" w:rsidDel="00985420">
                <w:rPr>
                  <w:sz w:val="20"/>
                  <w:szCs w:val="20"/>
                </w:rPr>
                <w:delText>5.25 points</w:delText>
              </w:r>
            </w:del>
          </w:p>
          <w:p w14:paraId="13952F9F" w14:textId="77777777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>Realistic responsibilities are identified but the discussion is generic.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  <w:tcPrChange w:id="34" w:author="Annemarie Burns (GCE)" w:date="2026-08-14T12:51:00Z" w16du:dateUtc="2026-08-14T19:51:00Z">
              <w:tcPr>
                <w:tcW w:w="756" w:type="pct"/>
                <w:tcMar>
                  <w:top w:w="100" w:type="dxa"/>
                  <w:left w:w="120" w:type="dxa"/>
                  <w:bottom w:w="100" w:type="dxa"/>
                  <w:right w:w="120" w:type="dxa"/>
                </w:tcMar>
              </w:tcPr>
            </w:tcPrChange>
          </w:tcPr>
          <w:p w14:paraId="13952FA0" w14:textId="051E6F16" w:rsidR="006B43EA" w:rsidRPr="00942767" w:rsidDel="00985420" w:rsidRDefault="006B43EA">
            <w:pPr>
              <w:rPr>
                <w:del w:id="35" w:author="Annemarie Burns (GCE)" w:date="2026-08-14T12:44:00Z" w16du:dateUtc="2026-08-14T19:44:00Z"/>
                <w:sz w:val="20"/>
                <w:szCs w:val="20"/>
              </w:rPr>
            </w:pPr>
            <w:del w:id="36" w:author="Annemarie Burns (GCE)" w:date="2026-08-14T12:44:00Z" w16du:dateUtc="2026-08-14T19:44:00Z">
              <w:r w:rsidRPr="00942767" w:rsidDel="00985420">
                <w:rPr>
                  <w:sz w:val="20"/>
                  <w:szCs w:val="20"/>
                </w:rPr>
                <w:delText>5.95 points</w:delText>
              </w:r>
            </w:del>
          </w:p>
          <w:p w14:paraId="13952FA1" w14:textId="33FFB19D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 xml:space="preserve">Good reflection on who can responsibly ship a transformer-powered tool </w:t>
            </w:r>
            <w:del w:id="37" w:author="Annemarie Burns (GCE)" w:date="2026-08-14T12:45:00Z" w16du:dateUtc="2026-08-14T19:45:00Z">
              <w:r w:rsidRPr="00942767" w:rsidDel="00985420">
                <w:rPr>
                  <w:sz w:val="20"/>
                  <w:szCs w:val="20"/>
                </w:rPr>
                <w:delText xml:space="preserve">in 2026 </w:delText>
              </w:r>
            </w:del>
            <w:r w:rsidRPr="00942767">
              <w:rPr>
                <w:sz w:val="20"/>
                <w:szCs w:val="20"/>
              </w:rPr>
              <w:t>and what new responsibilities come with the lowered bar.</w:t>
            </w:r>
          </w:p>
        </w:tc>
        <w:tc>
          <w:tcPr>
            <w:tcW w:w="756" w:type="pct"/>
            <w:tcMar>
              <w:top w:w="100" w:type="dxa"/>
              <w:left w:w="120" w:type="dxa"/>
              <w:bottom w:w="100" w:type="dxa"/>
              <w:right w:w="120" w:type="dxa"/>
            </w:tcMar>
            <w:tcPrChange w:id="38" w:author="Annemarie Burns (GCE)" w:date="2026-08-14T12:51:00Z" w16du:dateUtc="2026-08-14T19:51:00Z">
              <w:tcPr>
                <w:tcW w:w="756" w:type="pct"/>
                <w:tcMar>
                  <w:top w:w="100" w:type="dxa"/>
                  <w:left w:w="120" w:type="dxa"/>
                  <w:bottom w:w="100" w:type="dxa"/>
                  <w:right w:w="120" w:type="dxa"/>
                </w:tcMar>
              </w:tcPr>
            </w:tcPrChange>
          </w:tcPr>
          <w:p w14:paraId="13952FA2" w14:textId="756AAE80" w:rsidR="006B43EA" w:rsidRPr="00942767" w:rsidDel="00985420" w:rsidRDefault="006B43EA">
            <w:pPr>
              <w:rPr>
                <w:del w:id="39" w:author="Annemarie Burns (GCE)" w:date="2026-08-14T12:44:00Z" w16du:dateUtc="2026-08-14T19:44:00Z"/>
                <w:sz w:val="20"/>
                <w:szCs w:val="20"/>
              </w:rPr>
            </w:pPr>
            <w:del w:id="40" w:author="Annemarie Burns (GCE)" w:date="2026-08-14T12:44:00Z" w16du:dateUtc="2026-08-14T19:44:00Z">
              <w:r w:rsidRPr="00942767" w:rsidDel="00985420">
                <w:rPr>
                  <w:sz w:val="20"/>
                  <w:szCs w:val="20"/>
                </w:rPr>
                <w:delText>7 points</w:delText>
              </w:r>
            </w:del>
          </w:p>
          <w:p w14:paraId="13952FA3" w14:textId="29FC2162" w:rsidR="006B43EA" w:rsidRPr="00942767" w:rsidRDefault="006B43EA">
            <w:pPr>
              <w:spacing w:before="60"/>
              <w:rPr>
                <w:sz w:val="20"/>
                <w:szCs w:val="20"/>
              </w:rPr>
            </w:pPr>
            <w:r w:rsidRPr="00942767">
              <w:rPr>
                <w:sz w:val="20"/>
                <w:szCs w:val="20"/>
              </w:rPr>
              <w:t xml:space="preserve">Comprehensive reflection that names the lowered bar, the new </w:t>
            </w:r>
            <w:del w:id="9071" w:author="Isac Artzi" w:date="2026-08-24T12:00:00Z">
              <w:r w:rsidRPr="00942767">
                <w:rPr>
                  <w:sz w:val="20"/>
                  <w:szCs w:val="20"/>
                </w:rPr>
                <w:delText xml:space="preserve">responsibilities </w:delText>
              </w:r>
            </w:del>
            <w:ins w:id="9072" w:author="Isac Artzi" w:date="2026-08-24T12:00:00Z">
              <w:r w:rsidRPr="00942767">
                <w:rPr>
                  <w:sz w:val="20"/>
                  <w:szCs w:val="20"/>
                </w:rPr>
                <w:t xml:space="preserve">responsibilities,</w:t>
              </w:r>
            </w:ins>
            <w:del w:id="41" w:author="Annemarie Burns (GCE)" w:date="2026-08-14T12:44:00Z" w16du:dateUtc="2026-08-14T19:44:00Z">
              <w:r w:rsidRPr="00942767" w:rsidDel="00985420">
                <w:rPr>
                  <w:sz w:val="20"/>
                  <w:szCs w:val="20"/>
                </w:rPr>
                <w:delText>(auditability, provenance, disclosure)</w:delText>
              </w:r>
            </w:del>
            <w:del w:id="9073" w:author="Isac Artzi" w:date="2026-08-24T12:00:00Z">
              <w:r w:rsidRPr="00942767">
                <w:rPr>
                  <w:sz w:val="20"/>
                  <w:szCs w:val="20"/>
                </w:rPr>
                <w:delText xml:space="preserve">,</w:delText>
              </w:r>
            </w:del>
            <w:r w:rsidRPr="00942767">
              <w:rPr>
                <w:sz w:val="20"/>
                <w:szCs w:val="20"/>
              </w:rPr>
              <w:t xml:space="preserve"> explicitly addresses what the inferences table records and deliberately does not, and </w:t>
            </w:r>
            <w:commentRangeStart w:id="42"/>
            <w:commentRangeStart w:id="46"/>
            <w:r w:rsidRPr="00942767">
              <w:rPr>
                <w:sz w:val="20"/>
                <w:szCs w:val="20"/>
              </w:rPr>
              <w:t>includes a Christian-worldview reflection on stewardship.</w:t>
            </w:r>
            <w:commentRangeEnd w:id="42"/>
            <w:r w:rsidR="00C641EC" w:rsidRPr="00942767">
              <w:rPr>
                <w:rStyle w:val="CommentReference"/>
                <w:sz w:val="20"/>
                <w:szCs w:val="20"/>
              </w:rPr>
              <w:commentReference w:id="42"/>
            </w:r>
            <w:commentRangeEnd w:id="46"/>
            <w:r>
              <w:rPr>
                <w:rStyle w:val="CommentReference"/>
              </w:rPr>
              <w:commentReference w:id="46"/>
            </w:r>
          </w:p>
        </w:tc>
      </w:tr>
    </w:tbl>
    <w:p w14:paraId="13952FA5" w14:textId="77777777" w:rsidR="00F26AA3" w:rsidRPr="00650B17" w:rsidRDefault="00F26AA3">
      <w:pPr>
        <w:rPr>
          <w:sz w:val="22"/>
          <w:szCs w:val="22"/>
        </w:rPr>
      </w:pPr>
    </w:p>
    <w:sectPr w:rsidR="00F26AA3" w:rsidRPr="00650B17" w:rsidSect="00343BC6">
      <w:headerReference w:type="default" r:id="rId14"/>
      <w:footerReference w:type="default" r:id="rId15"/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nnemarie Burns (GCE)" w:date="2026-08-14T12:38:00Z" w:initials="AB">
    <w:p w14:paraId="33673CB1" w14:textId="71498C79" w:rsidR="00982AFF" w:rsidRDefault="00982AFF">
      <w:pPr>
        <w:pStyle w:val="CommentText"/>
      </w:pPr>
      <w:r>
        <w:rPr>
          <w:rStyle w:val="CommentReference"/>
        </w:rPr>
        <w:annotationRef/>
      </w:r>
      <w:r>
        <w:t>Percentages are missing</w:t>
      </w:r>
    </w:p>
  </w:comment>
  <w:comment w:id="2" w:author="Annemarie Burns (GCE)" w:date="2026-08-14T12:39:00Z" w:initials="AB">
    <w:p w14:paraId="728F6D24" w14:textId="64E2E7CE" w:rsidR="00502F7A" w:rsidRDefault="00502F7A">
      <w:pPr>
        <w:pStyle w:val="CommentText"/>
      </w:pPr>
      <w:r>
        <w:rPr>
          <w:rStyle w:val="CommentReference"/>
        </w:rPr>
        <w:annotationRef/>
      </w:r>
      <w:r>
        <w:t>Should there be spacing here?</w:t>
      </w:r>
    </w:p>
  </w:comment>
  <w:comment w:id="17" w:author="Annemarie Burns (GCE)" w:date="2026-08-14T12:43:00Z" w:initials="AB">
    <w:p w14:paraId="1FCD8352" w14:textId="451EFE49" w:rsidR="002B5F60" w:rsidRDefault="002B5F60">
      <w:pPr>
        <w:pStyle w:val="CommentText"/>
      </w:pPr>
      <w:r>
        <w:rPr>
          <w:rStyle w:val="CommentReference"/>
        </w:rPr>
        <w:annotationRef/>
      </w:r>
      <w:r>
        <w:t xml:space="preserve">Suggest rewriting </w:t>
      </w:r>
      <w:r w:rsidRPr="002B5F60">
        <w:t>The code executes reliably with no observed issues; continuous integration checks pass on every push/merge; tests meaningfully exercise both the custom/hand-written component and at least one realistic external-dependency failure scenario with graceful handling; and the API/interface documentation is clear and human-readable.</w:t>
      </w:r>
    </w:p>
  </w:comment>
  <w:comment w:id="42" w:author="Annemarie Burns (GCE)" w:date="2026-08-14T12:51:00Z" w:initials="AB">
    <w:p w14:paraId="79BB9EB6" w14:textId="0979EE6A" w:rsidR="00C641EC" w:rsidRDefault="00C641EC">
      <w:pPr>
        <w:pStyle w:val="CommentText"/>
      </w:pPr>
      <w:r>
        <w:rPr>
          <w:rStyle w:val="CommentReference"/>
        </w:rPr>
        <w:annotationRef/>
      </w:r>
      <w:r>
        <w:t>This is not in the assignment language, do we want to add it?</w:t>
      </w:r>
    </w:p>
  </w:comment>
  <w:comment w:id="43" w:author="Isac Artzi" w:date="2026-08-24T12:00:00Z" w:initials="IA">
    <w:p w14:paraId="F0FEC009" w14:textId="BF546C6F">
      <w:pPr>
        <w:pStyle w:val="CommentText"/>
      </w:pPr>
      <w:r>
        <w:rPr>
          <w:rStyle w:val="CommentReference"/>
        </w:rPr>
        <w:annotationRef/>
      </w:r>
      <w:r>
        <w:t xml:space="preserve">Filled in. The eight criteria now total 100%, with Participation held at 16%. Same scheme across all seven rubrics: content criteria carry the weight, documentation and ethics 8-10% each.</w:t>
      </w:r>
    </w:p>
  </w:comment>
  <w:comment w:id="44" w:author="Isac Artzi" w:date="2026-08-24T12:00:00Z" w:initials="IA">
    <w:p w14:paraId="5FA1337A" w14:textId="6B05C6FD">
      <w:pPr>
        <w:pStyle w:val="CommentText"/>
      </w:pPr>
      <w:r>
        <w:rPr>
          <w:rStyle w:val="CommentReference"/>
        </w:rPr>
        <w:annotationRef/>
      </w:r>
      <w:r>
        <w:t xml:space="preserve">Yes — it should read “partial tests. The benchmark is run but conclusions are vague.” Semicolon removed.</w:t>
      </w:r>
    </w:p>
  </w:comment>
  <w:comment w:id="45" w:author="Isac Artzi" w:date="2026-08-24T12:00:00Z" w:initials="IA">
    <w:p w14:paraId="A98D472B" w14:textId="0EF9DE91">
      <w:pPr>
        <w:pStyle w:val="CommentText"/>
      </w:pPr>
      <w:r>
        <w:rPr>
          <w:rStyle w:val="CommentReference"/>
        </w:rPr>
        <w:annotationRef/>
      </w:r>
      <w:r>
        <w:t xml:space="preserve">Used your wording verbatim.</w:t>
      </w:r>
    </w:p>
  </w:comment>
  <w:comment w:id="46" w:author="Isac Artzi" w:date="2026-08-24T12:00:00Z" w:initials="IA">
    <w:p w14:paraId="C870AB66" w14:textId="3527CA67">
      <w:pPr>
        <w:pStyle w:val="CommentText"/>
      </w:pPr>
      <w:r>
        <w:rPr>
          <w:rStyle w:val="CommentReference"/>
        </w:rPr>
        <w:annotationRef/>
      </w:r>
      <w:r>
        <w:t xml:space="preserve">Good catch. Added it to the assignment instead of removing it from the rubric: the Topic 5 Reflection now carries a Worldview Reflection with Luke 12:48. See the syllabus.</w:t>
      </w:r>
    </w:p>
  </w:comment>
  <w:comment w:id="47" w:author="Isac Artzi" w:date="2026-08-24T12:00:00Z" w:initials="IA">
    <w:p w14:paraId="89E827A1" w14:textId="F2C60665">
      <w:pPr>
        <w:pStyle w:val="CommentText"/>
      </w:pPr>
      <w:r>
        <w:rPr>
          <w:rStyle w:val="CommentReference"/>
        </w:rPr>
        <w:annotationRef/>
      </w:r>
      <w:r>
        <w:t xml:space="preserve">This rubric now covers the 50-point CLC product only. The Streamlit interface moved to Product 5B: “TrioDeck” (15 points, individual), which has its own rubric, and the multi-head attention derivation moved with it. An honors rubric for 5B is a separate file.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3673CB1" w15:done="0"/>
  <w15:commentEx w15:paraId="728F6D24" w15:done="0"/>
  <w15:commentEx w15:paraId="1FCD8352" w15:done="0"/>
  <w15:commentEx w15:paraId="79BB9EB6" w15:done="0"/>
  <w15:commentEx w15:paraId="F0FEC009" w15:paraIdParent="33673CB1" w15:done="0"/>
  <w15:commentEx w15:paraId="5FA1337A" w15:paraIdParent="728F6D24" w15:done="0"/>
  <w15:commentEx w15:paraId="A98D472B" w15:paraIdParent="1FCD8352" w15:done="0"/>
  <w15:commentEx w15:paraId="C870AB66" w15:paraIdParent="79BB9EB6" w15:done="0"/>
  <w15:commentEx w15:paraId="89E827A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D387998" w16cex:dateUtc="2026-08-14T19:38:00Z"/>
  <w16cex:commentExtensible w16cex:durableId="7545B35B" w16cex:dateUtc="2026-08-14T19:39:00Z"/>
  <w16cex:commentExtensible w16cex:durableId="1E490569" w16cex:dateUtc="2026-08-14T19:43:00Z"/>
  <w16cex:commentExtensible w16cex:durableId="0B85FA2B" w16cex:dateUtc="2026-08-14T19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3673CB1" w16cid:durableId="5D387998"/>
  <w16cid:commentId w16cid:paraId="728F6D24" w16cid:durableId="7545B35B"/>
  <w16cid:commentId w16cid:paraId="1FCD8352" w16cid:durableId="1E490569"/>
  <w16cid:commentId w16cid:paraId="79BB9EB6" w16cid:durableId="0B85FA2B"/>
  <w16cid:commentId w16cid:paraId="F0FEC009" w16cid:durableId="03FADFD5"/>
  <w16cid:commentId w16cid:paraId="5FA1337A" w16cid:durableId="1998DCCC"/>
  <w16cid:commentId w16cid:paraId="A98D472B" w16cid:durableId="4F340224"/>
  <w16cid:commentId w16cid:paraId="C870AB66" w16cid:durableId="F1801064"/>
  <w16cid:commentId w16cid:paraId="89E827A1" w16cid:durableId="F9BC787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1F0AB" w14:textId="77777777" w:rsidR="00074E56" w:rsidRDefault="00074E56">
      <w:r>
        <w:separator/>
      </w:r>
    </w:p>
  </w:endnote>
  <w:endnote w:type="continuationSeparator" w:id="0">
    <w:p w14:paraId="7859B7D8" w14:textId="77777777" w:rsidR="00074E56" w:rsidRDefault="00074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52FA5" w14:textId="77777777" w:rsidR="006C3C5C" w:rsidRDefault="00000000">
    <w:pPr>
      <w:jc w:val="center"/>
    </w:pPr>
    <w:r>
      <w:rPr>
        <w:color w:val="888888"/>
        <w:sz w:val="16"/>
        <w:szCs w:val="16"/>
      </w:rPr>
      <w:t>© 2026. Grand Canyon University.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2167A" w14:textId="77777777" w:rsidR="00074E56" w:rsidRDefault="00074E56">
      <w:r>
        <w:separator/>
      </w:r>
    </w:p>
  </w:footnote>
  <w:footnote w:type="continuationSeparator" w:id="0">
    <w:p w14:paraId="1B2E6C3A" w14:textId="77777777" w:rsidR="00074E56" w:rsidRDefault="00074E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5786C" w14:textId="2E2E348C" w:rsidR="0082331B" w:rsidRDefault="0082331B">
    <w:pPr>
      <w:pStyle w:val="Header"/>
    </w:pPr>
    <w:r w:rsidRPr="00C96FA7">
      <w:rPr>
        <w:noProof/>
      </w:rPr>
      <w:drawing>
        <wp:inline distT="0" distB="0" distL="0" distR="0" wp14:anchorId="3DA2AF1C" wp14:editId="25248D41">
          <wp:extent cx="2752725" cy="619125"/>
          <wp:effectExtent l="0" t="0" r="9525" b="9525"/>
          <wp:docPr id="612470386" name="Picture 1" descr="A black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2470386" name="Picture 1" descr="A black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2725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145A1"/>
    <w:multiLevelType w:val="hybridMultilevel"/>
    <w:tmpl w:val="F6723B2A"/>
    <w:lvl w:ilvl="0" w:tplc="2750AC7C">
      <w:start w:val="1"/>
      <w:numFmt w:val="bullet"/>
      <w:lvlText w:val="●"/>
      <w:lvlJc w:val="left"/>
      <w:pPr>
        <w:ind w:left="720" w:hanging="360"/>
      </w:pPr>
    </w:lvl>
    <w:lvl w:ilvl="1" w:tplc="7CD6C150">
      <w:start w:val="1"/>
      <w:numFmt w:val="bullet"/>
      <w:lvlText w:val="○"/>
      <w:lvlJc w:val="left"/>
      <w:pPr>
        <w:ind w:left="1440" w:hanging="360"/>
      </w:pPr>
    </w:lvl>
    <w:lvl w:ilvl="2" w:tplc="B8869560">
      <w:start w:val="1"/>
      <w:numFmt w:val="bullet"/>
      <w:lvlText w:val="■"/>
      <w:lvlJc w:val="left"/>
      <w:pPr>
        <w:ind w:left="2160" w:hanging="360"/>
      </w:pPr>
    </w:lvl>
    <w:lvl w:ilvl="3" w:tplc="153CEACE">
      <w:start w:val="1"/>
      <w:numFmt w:val="bullet"/>
      <w:lvlText w:val="●"/>
      <w:lvlJc w:val="left"/>
      <w:pPr>
        <w:ind w:left="2880" w:hanging="360"/>
      </w:pPr>
    </w:lvl>
    <w:lvl w:ilvl="4" w:tplc="8B72FE60">
      <w:start w:val="1"/>
      <w:numFmt w:val="bullet"/>
      <w:lvlText w:val="○"/>
      <w:lvlJc w:val="left"/>
      <w:pPr>
        <w:ind w:left="3600" w:hanging="360"/>
      </w:pPr>
    </w:lvl>
    <w:lvl w:ilvl="5" w:tplc="39606E60">
      <w:start w:val="1"/>
      <w:numFmt w:val="bullet"/>
      <w:lvlText w:val="■"/>
      <w:lvlJc w:val="left"/>
      <w:pPr>
        <w:ind w:left="4320" w:hanging="360"/>
      </w:pPr>
    </w:lvl>
    <w:lvl w:ilvl="6" w:tplc="DD0CCA58">
      <w:start w:val="1"/>
      <w:numFmt w:val="bullet"/>
      <w:lvlText w:val="●"/>
      <w:lvlJc w:val="left"/>
      <w:pPr>
        <w:ind w:left="5040" w:hanging="360"/>
      </w:pPr>
    </w:lvl>
    <w:lvl w:ilvl="7" w:tplc="15BC14BE">
      <w:start w:val="1"/>
      <w:numFmt w:val="bullet"/>
      <w:lvlText w:val="●"/>
      <w:lvlJc w:val="left"/>
      <w:pPr>
        <w:ind w:left="5760" w:hanging="360"/>
      </w:pPr>
    </w:lvl>
    <w:lvl w:ilvl="8" w:tplc="349485AE">
      <w:start w:val="1"/>
      <w:numFmt w:val="bullet"/>
      <w:lvlText w:val="●"/>
      <w:lvlJc w:val="left"/>
      <w:pPr>
        <w:ind w:left="6480" w:hanging="360"/>
      </w:pPr>
    </w:lvl>
  </w:abstractNum>
  <w:num w:numId="1" w16cid:durableId="201518548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emarie Burns (GCE)">
    <w15:presenceInfo w15:providerId="AD" w15:userId="S::Annemarie.Burns@gce.com::f1784f7c-0316-434a-bc1b-2a7d5797b5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C5C"/>
    <w:rsid w:val="00025B2F"/>
    <w:rsid w:val="00074E56"/>
    <w:rsid w:val="002B5F60"/>
    <w:rsid w:val="002E6BA0"/>
    <w:rsid w:val="00343BC6"/>
    <w:rsid w:val="00350974"/>
    <w:rsid w:val="0036109F"/>
    <w:rsid w:val="004434E3"/>
    <w:rsid w:val="00492367"/>
    <w:rsid w:val="00502F7A"/>
    <w:rsid w:val="00650B17"/>
    <w:rsid w:val="006A37F8"/>
    <w:rsid w:val="006B43EA"/>
    <w:rsid w:val="006C3C5C"/>
    <w:rsid w:val="00794519"/>
    <w:rsid w:val="0082331B"/>
    <w:rsid w:val="008409BF"/>
    <w:rsid w:val="00942767"/>
    <w:rsid w:val="00982AFF"/>
    <w:rsid w:val="00985420"/>
    <w:rsid w:val="009E6ED2"/>
    <w:rsid w:val="00A62897"/>
    <w:rsid w:val="00A77036"/>
    <w:rsid w:val="00AE35BD"/>
    <w:rsid w:val="00AF393C"/>
    <w:rsid w:val="00C641EC"/>
    <w:rsid w:val="00DA082F"/>
    <w:rsid w:val="00E41AD4"/>
    <w:rsid w:val="00ED4929"/>
    <w:rsid w:val="00EE490D"/>
    <w:rsid w:val="00F2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2F3D"/>
  <w15:docId w15:val="{B0635501-3426-489C-BFA7-6AD989A98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33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31B"/>
  </w:style>
  <w:style w:type="paragraph" w:styleId="Footer">
    <w:name w:val="footer"/>
    <w:basedOn w:val="Normal"/>
    <w:link w:val="FooterChar"/>
    <w:uiPriority w:val="99"/>
    <w:unhideWhenUsed/>
    <w:rsid w:val="008233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31B"/>
  </w:style>
  <w:style w:type="paragraph" w:styleId="Revision">
    <w:name w:val="Revision"/>
    <w:hidden/>
    <w:uiPriority w:val="99"/>
    <w:semiHidden/>
    <w:rsid w:val="00650B17"/>
  </w:style>
  <w:style w:type="character" w:styleId="CommentReference">
    <w:name w:val="annotation reference"/>
    <w:basedOn w:val="DefaultParagraphFont"/>
    <w:uiPriority w:val="99"/>
    <w:semiHidden/>
    <w:unhideWhenUsed/>
    <w:rsid w:val="00982A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2AF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2A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2A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2AF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A2D19B44CEB84096BF732DE0C55A0F" ma:contentTypeVersion="2381" ma:contentTypeDescription="Create a new document." ma:contentTypeScope="" ma:versionID="60d70802ba3b2fd5fc57ef360dbea8e6">
  <xsd:schema xmlns:xsd="http://www.w3.org/2001/XMLSchema" xmlns:xs="http://www.w3.org/2001/XMLSchema" xmlns:p="http://schemas.microsoft.com/office/2006/metadata/properties" xmlns:ns1="http://schemas.microsoft.com/sharepoint/v3" xmlns:ns2="b3b59848-949a-4ed4-8036-feb011ce2b52" xmlns:ns3="37d47695-dda2-48a2-87bc-2a1f7ac7fedc" targetNamespace="http://schemas.microsoft.com/office/2006/metadata/properties" ma:root="true" ma:fieldsID="11b016fb20446eff80a72bef3d65e9bc" ns1:_="" ns2:_="" ns3:_="">
    <xsd:import namespace="http://schemas.microsoft.com/sharepoint/v3"/>
    <xsd:import namespace="b3b59848-949a-4ed4-8036-feb011ce2b52"/>
    <xsd:import namespace="37d47695-dda2-48a2-87bc-2a1f7ac7fe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b59848-949a-4ed4-8036-feb011ce2b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6f79346d-4f46-4bf1-b4df-486c6d391f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6" nillable="true" ma:displayName="Sign-off status" ma:internalName="Sign_x002d_off_x0020_status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47695-dda2-48a2-87bc-2a1f7ac7fedc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ebea8f4f-161d-469c-9cf2-f7071433846c}" ma:internalName="TaxCatchAll" ma:showField="CatchAllData" ma:web="37d47695-dda2-48a2-87bc-2a1f7ac7fe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b3b59848-949a-4ed4-8036-feb011ce2b52">
      <Terms xmlns="http://schemas.microsoft.com/office/infopath/2007/PartnerControls"/>
    </lcf76f155ced4ddcb4097134ff3c332f>
    <_Flow_SignoffStatus xmlns="b3b59848-949a-4ed4-8036-feb011ce2b52" xsi:nil="true"/>
    <TaxCatchAll xmlns="37d47695-dda2-48a2-87bc-2a1f7ac7fedc" xsi:nil="true"/>
  </documentManagement>
</p:properties>
</file>

<file path=customXml/itemProps1.xml><?xml version="1.0" encoding="utf-8"?>
<ds:datastoreItem xmlns:ds="http://schemas.openxmlformats.org/officeDocument/2006/customXml" ds:itemID="{6CC0D539-9994-4BD8-A6C9-8F0748743D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3b59848-949a-4ed4-8036-feb011ce2b52"/>
    <ds:schemaRef ds:uri="37d47695-dda2-48a2-87bc-2a1f7ac7fe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E5B798-B7CB-4BF2-90A0-8C5E5B9C48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02A76-CAA5-4CE7-B37F-7D1809208A4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3b59848-949a-4ed4-8036-feb011ce2b52"/>
    <ds:schemaRef ds:uri="37d47695-dda2-48a2-87bc-2a1f7ac7fed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941</Words>
  <Characters>5365</Characters>
  <Application>Microsoft Office Word</Application>
  <DocSecurity>0</DocSecurity>
  <Lines>44</Lines>
  <Paragraphs>12</Paragraphs>
  <ScaleCrop>false</ScaleCrop>
  <Company>Grand Canyon Education</Company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Transformer From Scratch and Pre-Trained Inference — Rubric</dc:title>
  <dc:creator>Grand Canyon University — College of Engineering and Technology</dc:creator>
  <cp:lastModifiedBy>Annemarie Burns (GCE)</cp:lastModifiedBy>
  <cp:revision>22</cp:revision>
  <dcterms:created xsi:type="dcterms:W3CDTF">2026-05-27T05:35:00Z</dcterms:created>
  <dcterms:modified xsi:type="dcterms:W3CDTF">2026-08-14T19:51:00Z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0x01010022A2D19B44CEB84096BF732DE0C55A0F</vt:lpwstr>
  </property>
  <property fmtid="{D5CDD505-2E9C-101B-9397-08002B2CF9AE}" pid="3" name="MediaServiceImageTags">
    <vt:lpwstr/>
  </property>
</Properties>
</file>